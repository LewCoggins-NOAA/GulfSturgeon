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706B6" w14:textId="491101D8" w:rsidR="00656213" w:rsidRPr="00B67B2F" w:rsidRDefault="00656213" w:rsidP="00656213">
      <w:pPr>
        <w:pStyle w:val="001CHAPTERNUMBER"/>
      </w:pPr>
      <w:r>
        <w:t>chapter 4</w:t>
      </w:r>
    </w:p>
    <w:p w14:paraId="4BA96555" w14:textId="183560BE" w:rsidR="00656213" w:rsidRDefault="00656213" w:rsidP="00656213">
      <w:pPr>
        <w:pStyle w:val="002CHAPTERTITLE"/>
      </w:pPr>
      <w:bookmarkStart w:id="0" w:name="_Toc142420271"/>
      <w:r>
        <w:t>GULF STURGEON POPULATION VIABILITY MAY BE LIMITED BY CREEPING CHRONIC RATES OF ADULT MORTALITY</w:t>
      </w:r>
      <w:bookmarkEnd w:id="0"/>
    </w:p>
    <w:p w14:paraId="14023DD3" w14:textId="77777777" w:rsidR="00656213" w:rsidRDefault="00656213" w:rsidP="00656213">
      <w:pPr>
        <w:pStyle w:val="003First-LevelSubheadingBOLD"/>
      </w:pPr>
      <w:bookmarkStart w:id="1" w:name="_Toc142420272"/>
      <w:r>
        <w:t>Background</w:t>
      </w:r>
      <w:bookmarkEnd w:id="1"/>
    </w:p>
    <w:p w14:paraId="54AC2BF9" w14:textId="77777777" w:rsidR="00B11D1C" w:rsidRDefault="00B11D1C" w:rsidP="00B11D1C">
      <w:pPr>
        <w:pStyle w:val="006BodyText"/>
      </w:pPr>
      <w:r w:rsidRPr="00AC4080">
        <w:t xml:space="preserve">Gulf Sturgeon </w:t>
      </w:r>
      <w:proofErr w:type="spellStart"/>
      <w:r w:rsidRPr="00AC4080">
        <w:rPr>
          <w:i/>
          <w:iCs/>
        </w:rPr>
        <w:t>Acipenser</w:t>
      </w:r>
      <w:proofErr w:type="spellEnd"/>
      <w:r w:rsidRPr="00AC4080">
        <w:rPr>
          <w:i/>
          <w:iCs/>
        </w:rPr>
        <w:t xml:space="preserve"> </w:t>
      </w:r>
      <w:proofErr w:type="spellStart"/>
      <w:r w:rsidRPr="00AC4080">
        <w:rPr>
          <w:i/>
          <w:iCs/>
        </w:rPr>
        <w:t>oxyrinchus</w:t>
      </w:r>
      <w:proofErr w:type="spellEnd"/>
      <w:r w:rsidRPr="00AC4080">
        <w:rPr>
          <w:i/>
          <w:iCs/>
        </w:rPr>
        <w:t xml:space="preserve"> </w:t>
      </w:r>
      <w:proofErr w:type="spellStart"/>
      <w:r w:rsidRPr="00AC4080">
        <w:rPr>
          <w:i/>
          <w:iCs/>
        </w:rPr>
        <w:t>desotoi</w:t>
      </w:r>
      <w:proofErr w:type="spellEnd"/>
      <w:r w:rsidRPr="00AC4080">
        <w:t xml:space="preserve"> stocks were </w:t>
      </w:r>
      <w:r>
        <w:t>significantly</w:t>
      </w:r>
      <w:r w:rsidRPr="00AC4080">
        <w:t xml:space="preserve"> reduced in the mid-to-late 20</w:t>
      </w:r>
      <w:r w:rsidRPr="00AC4080">
        <w:rPr>
          <w:vertAlign w:val="superscript"/>
        </w:rPr>
        <w:t>th</w:t>
      </w:r>
      <w:r w:rsidRPr="00AC4080">
        <w:t xml:space="preserve"> century due to a combination of factors (i.e., overfishing, dam construction, and habitat degradation), which led to listing as a threatened species under the US Endangered Species Act (ESA) in 1991 (56 FR 49653; </w:t>
      </w:r>
      <w:r w:rsidRPr="00AC4080">
        <w:fldChar w:fldCharType="begin"/>
      </w:r>
      <w:r>
        <w:instrText xml:space="preserve"> ADDIN ZOTERO_ITEM CSL_CITATION {"citationID":"rM0D1uwf","properties":{"formattedCitation":"(NOAA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AC4080">
        <w:fldChar w:fldCharType="separate"/>
      </w:r>
      <w:r w:rsidRPr="00AC4080">
        <w:t>National Oceanic Atmospheric Administration [NOAA] and U.S. Fish and Wildlife Service [USFWS] 1991)</w:t>
      </w:r>
      <w:r w:rsidRPr="00AC4080">
        <w:fldChar w:fldCharType="end"/>
      </w:r>
      <w:r w:rsidRPr="00AC4080">
        <w:t xml:space="preserve">. Gulf Sturgeon have been managed as a single stock (i.e., range-wide as a species) under </w:t>
      </w:r>
      <w:r>
        <w:t xml:space="preserve">the </w:t>
      </w:r>
      <w:r w:rsidRPr="00AC4080">
        <w:t xml:space="preserve">ESA, as the species is considered threatened over most, if not all, of its range </w:t>
      </w:r>
      <w:r w:rsidRPr="00AC4080">
        <w:fldChar w:fldCharType="begin"/>
      </w:r>
      <w:r>
        <w:instrText xml:space="preserve"> ADDIN ZOTERO_ITEM CSL_CITATION {"citationID":"RqMVxHlF","properties":{"formattedCitation":"(NOAA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sidRPr="00AC4080">
        <w:fldChar w:fldCharType="separate"/>
      </w:r>
      <w:r w:rsidRPr="00AC4080">
        <w:t>(NOAA and USFWS 1991)</w:t>
      </w:r>
      <w:r w:rsidRPr="00AC4080">
        <w:fldChar w:fldCharType="end"/>
      </w:r>
      <w:r w:rsidRPr="00AC4080">
        <w:t>. Despite decades of ESA protections, Gulf Sturgeon are not recovering at a rate to be delisted by</w:t>
      </w:r>
      <w:r>
        <w:t xml:space="preserve"> the</w:t>
      </w:r>
      <w:r w:rsidRPr="00AC4080">
        <w:t xml:space="preserve"> 2023</w:t>
      </w:r>
      <w:r>
        <w:t xml:space="preserve"> target</w:t>
      </w:r>
      <w:r w:rsidRPr="00AC4080">
        <w:t xml:space="preserve"> </w:t>
      </w:r>
      <w:r w:rsidRPr="00AC4080">
        <w:fldChar w:fldCharType="begin"/>
      </w:r>
      <w:r w:rsidRPr="00AC4080">
        <w:instrText xml:space="preserve"> ADDIN ZOTERO_ITEM CSL_CITATION {"citationID":"KZvzTAoY","properties":{"formattedCitation":"(Flowers et al. 2020)","plainCitation":"(Flowers et al. 2020)","noteIndex":0},"citationItems":[{"id":14,"uris":["http://zotero.org/users/11595137/items/4ZG2L5KH"],"itemData":{"id":14,"type":"article-journal","container-title":"Marine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sidRPr="00AC4080">
        <w:rPr>
          <w:rFonts w:ascii="Cambria Math" w:hAnsi="Cambria Math" w:cs="Cambria Math"/>
        </w:rPr>
        <w:instrText>‐</w:instrText>
      </w:r>
      <w:r w:rsidRPr="00AC4080">
        <w:instrText>Lived Protected Species: A Case History of Gulf Sturgeon in the Apalachicola River","title-short":"Evaluating Population Recovery Characteristics and Potential Recovery Actions for a Long</w:instrText>
      </w:r>
      <w:r w:rsidRPr="00AC4080">
        <w:rPr>
          <w:rFonts w:ascii="Cambria Math" w:hAnsi="Cambria Math" w:cs="Cambria Math"/>
        </w:rPr>
        <w:instrText>‐</w:instrText>
      </w:r>
      <w:r w:rsidRPr="00AC4080">
        <w:instrText xml:space="preserve">Lived Protected Species","volume":"12","author":[{"family":"Flowers","given":"H. Jared"},{"family":"Pine","given":"William E."},{"family":"Van Poorten","given":"Brett T."},{"family":"Camp","given":"Edward V."}],"issued":{"date-parts":[["2020",2]]}}}],"schema":"https://github.com/citation-style-language/schema/raw/master/csl-citation.json"} </w:instrText>
      </w:r>
      <w:r w:rsidRPr="00AC4080">
        <w:fldChar w:fldCharType="separate"/>
      </w:r>
      <w:r w:rsidRPr="00AC4080">
        <w:t>(Flowers et al. 2020)</w:t>
      </w:r>
      <w:r w:rsidRPr="00AC4080">
        <w:fldChar w:fldCharType="end"/>
      </w:r>
      <w:r w:rsidRPr="00AC4080">
        <w:t xml:space="preserve">, in the Gulf Sturgeon Recovery Plan (GSRP; </w:t>
      </w:r>
      <w:r w:rsidRPr="00AC4080">
        <w:fldChar w:fldCharType="begin"/>
      </w:r>
      <w:r>
        <w:instrText xml:space="preserve"> ADDIN ZOTERO_ITEM CSL_CITATION {"citationID":"yI2elNWM","properties":{"formattedCitation":"(USFWS and GSMFC (U.S. Fish and Wildlife Service and the Gulf States Marine Fisheries Commission) 1995)","plainCitation":"(USFWS and GSMFC (U.S. Fish and Wildlife Service and the Gulf States Marine Fisheries Commission) 1995)","dontUpdate":true,"noteIndex":0},"citationItems":[{"id":63,"uris":["http://zotero.org/users/11595137/items/RJA84CKM"],"itemData":{"id":63,"type":"report","title":"Gulf Sturgeon recovery Plan. Atlanta, Georgia. 170 pp.","author":[{"family":"USFWS and GSMFC (U.S. Fish and Wildlife Service and Gulf States Marine Fisheries Commission)","given":""}],"issued":{"date-parts":[["1995"]]}}}],"schema":"https://github.com/citation-style-language/schema/raw/master/csl-citation.json"} </w:instrText>
      </w:r>
      <w:r w:rsidRPr="00AC4080">
        <w:fldChar w:fldCharType="separate"/>
      </w:r>
      <w:r w:rsidRPr="00AC4080">
        <w:t>USFWS and Gulf States Marine Fisheries Commission [GSMFC] 1995)</w:t>
      </w:r>
      <w:r w:rsidRPr="00AC4080">
        <w:fldChar w:fldCharType="end"/>
      </w:r>
      <w:r w:rsidRPr="00AC4080">
        <w:t xml:space="preserve">. </w:t>
      </w:r>
    </w:p>
    <w:p w14:paraId="6C1FD9C7" w14:textId="21B1E4F7" w:rsidR="00B11D1C" w:rsidRPr="00AC4080" w:rsidRDefault="00B11D1C" w:rsidP="00B11D1C">
      <w:pPr>
        <w:pStyle w:val="006BodyText"/>
      </w:pPr>
      <w:r>
        <w:t xml:space="preserve">In 1996, </w:t>
      </w:r>
      <w:r w:rsidRPr="00AB2107">
        <w:t>USFWS</w:t>
      </w:r>
      <w:r>
        <w:t xml:space="preserve"> and </w:t>
      </w:r>
      <w:r w:rsidRPr="00AB2107">
        <w:t>NOAA adopted a</w:t>
      </w:r>
      <w:r>
        <w:t xml:space="preserve"> joint</w:t>
      </w:r>
      <w:r w:rsidRPr="00AB2107">
        <w:t xml:space="preserve"> policy (61 FR 4722)</w:t>
      </w:r>
      <w:r>
        <w:t xml:space="preserve"> that outlined classification criteria for distinct population segments (DPSs), which they generally defined as discrete and significant populations of vertebrate species and subspecies that may be managed as individual units under the ESA </w:t>
      </w:r>
      <w:r>
        <w:fldChar w:fldCharType="begin"/>
      </w:r>
      <w:r>
        <w:instrText xml:space="preserve"> ADDIN ZOTERO_ITEM CSL_CITATION {"citationID":"PGw2WNaV","properties":{"formattedCitation":"(USFWS and NMFS (U.S. Fish and Wildlife Service and National Marine Fisheries Service) 1996)","plainCitation":"(USFWS and NMFS (U.S. Fish and Wildlife Service and National Marine Fisheries Service) 1996)","dontUpdate":true,"noteIndex":0},"citationItems":[{"id":159,"uris":["http://zotero.org/users/11595137/items/YEES2S2K"],"itemData":{"id":159,"type":"legislation","container-title":"61 FR 4722","number":"Federal Register 61:26","page":"4722-4725","title":"Policy Regarding the Recognition of Distinct Vertebrate Population Segments Under the Endangered Species Act","URL":"https://www.govinfo.gov/content/pkg/FR-1996-02-07/pdf/96-2639.pdf","author":[{"family":"USFWS and NMFS (U.S. Fish and Wildlife Service and National Marine Fisheries Service)","given":""}],"issued":{"date-parts":[["1996",2,7]]}}}],"schema":"https://github.com/citation-style-language/schema/raw/master/csl-citation.json"} </w:instrText>
      </w:r>
      <w:r>
        <w:fldChar w:fldCharType="separate"/>
      </w:r>
      <w:r w:rsidRPr="006443D3">
        <w:t>(USFWS and National Marine Fisheries Service</w:t>
      </w:r>
      <w:r w:rsidRPr="000F0C99">
        <w:t xml:space="preserve"> </w:t>
      </w:r>
      <w:r>
        <w:t>[</w:t>
      </w:r>
      <w:r w:rsidRPr="006443D3">
        <w:t>NMFS</w:t>
      </w:r>
      <w:r>
        <w:t>]</w:t>
      </w:r>
      <w:r w:rsidRPr="006443D3">
        <w:t xml:space="preserve"> 1996)</w:t>
      </w:r>
      <w:r>
        <w:fldChar w:fldCharType="end"/>
      </w:r>
      <w:r>
        <w:t>. Within this DPS framework,</w:t>
      </w:r>
      <w:r w:rsidRPr="00AC4080">
        <w:t xml:space="preserve"> managers </w:t>
      </w:r>
      <w:r>
        <w:t>could</w:t>
      </w:r>
      <w:r w:rsidRPr="00AC4080">
        <w:t xml:space="preserve"> meet the varying individual needs of populations of listed species</w:t>
      </w:r>
      <w:r>
        <w:t xml:space="preserve"> and potentially reclassify specific populations to extend or remove ESA protections</w:t>
      </w:r>
      <w:r w:rsidRPr="00AC4080">
        <w:t>.</w:t>
      </w:r>
      <w:r>
        <w:t xml:space="preserve"> </w:t>
      </w:r>
      <w:r>
        <w:fldChar w:fldCharType="begin"/>
      </w:r>
      <w:r>
        <w:instrText xml:space="preserve"> ADDIN ZOTERO_ITEM CSL_CITATION {"citationID":"CrcQmkkZ","properties":{"formattedCitation":"(Rudd et al. 2014)","plainCitation":"(Rudd et al. 2014)","dontUpdate":true,"noteIndex":0},"citationItems":[{"id":40,"uris":["http://zotero.org/users/11595137/items/QKQB9U3T"],"itemData":{"id":40,"type":"article-journal","abstract":"Understanding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fldChar w:fldCharType="separate"/>
      </w:r>
      <w:r w:rsidRPr="00B0033F">
        <w:t xml:space="preserve">Rudd et al. </w:t>
      </w:r>
      <w:r>
        <w:t>(</w:t>
      </w:r>
      <w:r w:rsidRPr="00B0033F">
        <w:t>2014)</w:t>
      </w:r>
      <w:r>
        <w:fldChar w:fldCharType="end"/>
      </w:r>
      <w:r w:rsidRPr="00AC4080">
        <w:t xml:space="preserve"> and Chapter 2 suggested that Gulf Sturgeon may warrant classification as DPS</w:t>
      </w:r>
      <w:r>
        <w:t>’s</w:t>
      </w:r>
      <w:r w:rsidRPr="00AC4080">
        <w:t xml:space="preserve">. </w:t>
      </w:r>
      <w:r>
        <w:t>Gulf Sturgeon p</w:t>
      </w:r>
      <w:r w:rsidRPr="00AC4080">
        <w:t xml:space="preserve">opulation characteristics that support DPS classification </w:t>
      </w:r>
      <w:r>
        <w:t>include genetic distinctness,</w:t>
      </w:r>
      <w:r w:rsidRPr="00AC4080">
        <w:t xml:space="preserve"> high river fidelity</w:t>
      </w:r>
      <w:r>
        <w:t>,</w:t>
      </w:r>
      <w:r w:rsidRPr="00AC4080">
        <w:t xml:space="preserve"> and differential survival across their range</w:t>
      </w:r>
      <w:r>
        <w:t>,</w:t>
      </w:r>
      <w:r w:rsidRPr="00AC4080">
        <w:t xml:space="preserve"> specifically </w:t>
      </w:r>
      <w:r w:rsidRPr="00AC4080">
        <w:lastRenderedPageBreak/>
        <w:t xml:space="preserve">lower survival in the western Gulf </w:t>
      </w:r>
      <w:r>
        <w:t xml:space="preserve">of Mexico </w:t>
      </w:r>
      <w:r w:rsidRPr="00AC4080">
        <w:t>(</w:t>
      </w:r>
      <w:r>
        <w:fldChar w:fldCharType="begin"/>
      </w:r>
      <w:r>
        <w:instrText xml:space="preserve"> ADDIN ZOTERO_ITEM CSL_CITATION {"citationID":"2yBskvHL","properties":{"formattedCitation":"(Morrow et al. 1998; Rudd et al. 2014)","plainCitation":"(Morrow et al. 1998; Rudd et al. 2014)","dontUpdate":true,"noteIndex":0},"citationItems":[{"id":22,"uris":["http://zotero.org/users/11595137/items/9BF98WDR"],"itemData":{"id":22,"type":"article-journal","container-title":"North American Journal of Fisheries Management","DOI":"10.1577/1548-8675(1998)018&lt;0798:SARPOG&gt;2.0.CO;2","ISSN":"0275-5947","issue":"4","journalAbbreviation":"North American Journal of Fisheries Management","note":"publisher: Taylor &amp; Francis","page":"798-808","title":"Status and Recovery Potential of Gulf Sturgeon in the Pearl River System, Louisiana–Mississippi","volume":"18","author":[{"family":"Morrow","given":"James V."},{"family":"Kirk","given":"James P."},{"family":"Killgore","given":"K.   Jack"},{"family":"Rogillio","given":"Howard"},{"family":"Knight","given":"Charles"}],"issued":{"date-parts":[["1998",11,1]]}}},{"id":40,"uris":["http://zotero.org/users/11595137/items/QKQB9U3T"],"itemData":{"id":40,"type":"article-journal","abstract":"Understanding mortality rates and movement patterns across a species? distribution can provide key insight necessary for developing effective conservation, recovery, and management plans. We directly estimated site fidelity and natural mortality rates for the threatened Gulf sturgeon (Acipenser oxyrinchus desotoi) across a large portion of their range in the northern Gulf of Mexico using acoustic telemetry methods and a simulation-tested, multistate mark?recapture model. Our results suggest that fidelity rates to riverine habitats used during spring and summer are high, but natural mortality rates vary widely. Our results are highly relevant for managing this species. The high fidelity rates, coupled with supporting genetic analyses, suggest that management of individual riverine populations of Gulf sturgeon should be considered. The need for individual river-based management is exacerbated by the variation in natural mortality rates among rivers. The reasons for these differences in mortality are unclear, but are an important area of future research because higher mortality rates may impede recovery of some Gulf sturgeon populations to stated management targets.","container-title":"Canadian Journal of Fisheries and Aquatic Sciences","DOI":"10.1139/cjfas-2014-0010","ISSN":"0706-652X","issue":"9","journalAbbreviation":"Can. J. Fish. Aquat. Sci.","note":"publisher: NRC Research Press","page":"1407-1417","title":"Empirical, spatially explicit natural mortality and movement rate estimates for the threatened Gulf Sturgeon (&lt;i&gt;Acipenser oxyrinchus desotoi&lt;/i&gt;)","volume":"71","author":[{"family":"Rudd","given":"Merrill B."},{"family":"Ahrens","given":"Robert N.M."},{"family":"Pine","given":"William E."},{"family":"Bolden","given":"Stephania K."}],"issued":{"date-parts":[["2014",9,1]]}}}],"schema":"https://github.com/citation-style-language/schema/raw/master/csl-citation.json"} </w:instrText>
      </w:r>
      <w:r>
        <w:fldChar w:fldCharType="separate"/>
      </w:r>
      <w:r w:rsidRPr="006443D3">
        <w:t>Morrow et al. 1998; Rudd et al. 2014</w:t>
      </w:r>
      <w:r>
        <w:fldChar w:fldCharType="end"/>
      </w:r>
      <w:r>
        <w:t xml:space="preserve">; </w:t>
      </w:r>
      <w:r w:rsidRPr="00AC4080">
        <w:t>Chapters 2 and 3).</w:t>
      </w:r>
      <w:r>
        <w:t xml:space="preserve"> </w:t>
      </w:r>
      <w:r w:rsidRPr="00AC4080">
        <w:t xml:space="preserve">If </w:t>
      </w:r>
      <w:r>
        <w:t>extirpation</w:t>
      </w:r>
      <w:r w:rsidRPr="00AC4080">
        <w:t xml:space="preserve"> risk also differs among river populations, this </w:t>
      </w:r>
      <w:r>
        <w:t>may</w:t>
      </w:r>
      <w:r w:rsidRPr="00AC4080">
        <w:t xml:space="preserve"> further justify the reclassification of this listed species into DPS</w:t>
      </w:r>
      <w:del w:id="2" w:author="Lewis Coggins" w:date="2023-09-13T13:36:00Z">
        <w:r w:rsidDel="00AF2ABB">
          <w:delText>s</w:delText>
        </w:r>
      </w:del>
      <w:r>
        <w:t xml:space="preserve"> to facilitate the direction of recovery actions to the population(s) that may need it most</w:t>
      </w:r>
      <w:r w:rsidRPr="00AC4080">
        <w:t>.</w:t>
      </w:r>
    </w:p>
    <w:p w14:paraId="1CF29DD5" w14:textId="477BA91E" w:rsidR="00B11D1C" w:rsidRDefault="00B11D1C" w:rsidP="00B11D1C">
      <w:pPr>
        <w:pStyle w:val="006BodyText"/>
      </w:pPr>
      <w:r w:rsidRPr="00AC4080">
        <w:t>Population Viability Analysis</w:t>
      </w:r>
      <w:r>
        <w:t xml:space="preserve"> (PVA)</w:t>
      </w:r>
      <w:r w:rsidRPr="00AC4080">
        <w:t xml:space="preserve"> </w:t>
      </w:r>
      <w:r>
        <w:t xml:space="preserve">is a </w:t>
      </w:r>
      <w:del w:id="3" w:author="Lewis Coggins" w:date="2023-09-13T13:36:00Z">
        <w:r w:rsidDel="00AF2ABB">
          <w:delText xml:space="preserve">wide-ranging </w:delText>
        </w:r>
      </w:del>
      <w:r>
        <w:t>suite of quantitative analytical methods for assessing threats to fish and wildlife populations that commonly uses</w:t>
      </w:r>
      <w:r w:rsidRPr="00AC4080">
        <w:t xml:space="preserve"> simulation-based method</w:t>
      </w:r>
      <w:r>
        <w:t>s</w:t>
      </w:r>
      <w:r w:rsidRPr="00AC4080">
        <w:t xml:space="preserve"> of evaluating population persistence in the context of differing population dynamic </w:t>
      </w:r>
      <w:proofErr w:type="spellStart"/>
      <w:r w:rsidRPr="00AC4080">
        <w:t>rates</w:t>
      </w:r>
      <w:del w:id="4" w:author="Lewis Coggins" w:date="2023-09-13T13:37:00Z">
        <w:r w:rsidDel="00AF2ABB">
          <w:delText>, given some</w:delText>
        </w:r>
      </w:del>
      <w:ins w:id="5" w:author="Lewis Coggins" w:date="2023-09-13T13:37:00Z">
        <w:r w:rsidR="00AF2ABB">
          <w:t>and</w:t>
        </w:r>
      </w:ins>
      <w:proofErr w:type="spellEnd"/>
      <w:r>
        <w:t xml:space="preserve"> initial population size </w:t>
      </w:r>
      <w:r w:rsidRPr="00B01D8D">
        <w:t>(</w:t>
      </w:r>
      <w:proofErr w:type="spellStart"/>
      <w:r w:rsidRPr="00B01D8D">
        <w:t>Beissinger</w:t>
      </w:r>
      <w:proofErr w:type="spellEnd"/>
      <w:r w:rsidRPr="00B01D8D">
        <w:t xml:space="preserve"> </w:t>
      </w:r>
      <w:r>
        <w:t xml:space="preserve">and </w:t>
      </w:r>
      <w:r w:rsidRPr="00B01D8D">
        <w:t xml:space="preserve">McCullough, 2002; Morris &amp; </w:t>
      </w:r>
      <w:proofErr w:type="spellStart"/>
      <w:r w:rsidRPr="00B01D8D">
        <w:t>Doak</w:t>
      </w:r>
      <w:proofErr w:type="spellEnd"/>
      <w:r w:rsidRPr="00B01D8D">
        <w:t>, 2002</w:t>
      </w:r>
      <w:r>
        <w:t>)</w:t>
      </w:r>
      <w:r w:rsidRPr="00AC4080">
        <w:t xml:space="preserve">. </w:t>
      </w:r>
      <w:r>
        <w:t xml:space="preserve">Therefore, PVA is built upon a synthesis of knowledge about a species’ life history, threats, environment, </w:t>
      </w:r>
      <w:ins w:id="6" w:author="Lewis Coggins" w:date="2023-09-13T13:37:00Z">
        <w:r w:rsidR="00AF2ABB">
          <w:t xml:space="preserve">conservation actions, </w:t>
        </w:r>
      </w:ins>
      <w:r>
        <w:t xml:space="preserve">and management objectives. Most imperiled species lack important life history information needed to inform PVA </w:t>
      </w:r>
      <w:r>
        <w:fldChar w:fldCharType="begin"/>
      </w:r>
      <w:r>
        <w:instrText xml:space="preserve"> ADDIN ZOTERO_ITEM CSL_CITATION {"citationID":"Y5WsjXX9","properties":{"formattedCitation":"(Coulson et al. 2001; Schultz and Hammond 2003)","plainCitation":"(Coulson et al. 2001; Schultz and Hammond 2003)","noteIndex":0},"citationItems":[{"id":220,"uris":["http://zotero.org/users/11595137/items/EZ2NIDMS"],"itemData":{"id":220,"type":"article-journal","container-title":"Trends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M"},{"family":"Hudson","given":"Elodie"},{"family":"Possingham","given":"Hugh"}],"issued":{"date-parts":[["2001",5]]}}},{"id":221,"uris":["http://zotero.org/users/11595137/items/S8THQMII"],"itemData":{"id":221,"type":"article-journal","container-title":"Conservation Biology","DOI":"10.1046/j.1523-1739.2003.02141.x","ISSN":"0888-8892, 1523-1739","issue":"5","journalAbbreviation":"Conservation Biology","language":"en","page":"1372-1385","source":"DOI.org (Crossref)","title":"Using Population Viability Analysis to Develop Recovery Criteria for Endangered Insects: Case Study of the Fender's Blue Butterfly","title-short":"Using Population Viability Analysis to Develop Recovery Criteria for Endangered Insects","volume":"17","author":[{"family":"Schultz","given":"Cheryl B."},{"family":"Hammond","given":"Paul C."}],"issued":{"date-parts":[["2003",10]]}}}],"schema":"https://github.com/citation-style-language/schema/raw/master/csl-citation.json"} </w:instrText>
      </w:r>
      <w:r>
        <w:fldChar w:fldCharType="separate"/>
      </w:r>
      <w:r w:rsidRPr="009A56C8">
        <w:t>(Coulson et al. 2001; Schultz and Hammond 2003)</w:t>
      </w:r>
      <w:r>
        <w:fldChar w:fldCharType="end"/>
      </w:r>
      <w:r>
        <w:t xml:space="preserve">. Fortunately, Gulf Sturgeon research dates back several decades </w:t>
      </w:r>
      <w:r>
        <w:fldChar w:fldCharType="begin"/>
      </w:r>
      <w:r>
        <w:instrText xml:space="preserve"> ADDIN ZOTERO_ITEM CSL_CITATION {"citationID":"iQM9Ln8r","properties":{"formattedCitation":"(Huff 1975)","plainCitation":"(Huff 1975)","noteIndex":0},"citationItems":[{"id":82,"uris":["http://zotero.org/users/11595137/items/P9L6WRIR"],"itemData":{"id":82,"type":"article-journal","container-title":"Florida Marine Research Publication 16.","note":"publisher: Florida Department of Natural Resources, Marine Research Laboratory","title":"Life history of Gulf of Mexico sturgeon, &lt;i&gt;Acipenser oxrhynchus desotoi&lt;/i&gt;, in Suwannee River, Florida","author":[{"family":"Huff","given":"James A."}],"issued":{"date-parts":[["1975"]]}}}],"schema":"https://github.com/citation-style-language/schema/raw/master/csl-citation.json"} </w:instrText>
      </w:r>
      <w:r>
        <w:fldChar w:fldCharType="separate"/>
      </w:r>
      <w:r w:rsidRPr="00806EE4">
        <w:t>(Huff 1975)</w:t>
      </w:r>
      <w:r>
        <w:fldChar w:fldCharType="end"/>
      </w:r>
      <w:r>
        <w:t xml:space="preserve">, and recent efforts to synthesize and model these multi-decadal data </w:t>
      </w:r>
      <w:r>
        <w:fldChar w:fldCharType="begin"/>
      </w:r>
      <w:r>
        <w:instrText xml:space="preserve"> ADDIN ZOTERO_ITEM CSL_CITATION {"citationID":"2PWThZVr","properties":{"formattedCitation":"(Martell et al. 2008; Ahrens and Pine 2014; Flowers et al. 2020)","plainCitation":"(Martell et al. 2008; Ahrens and Pine 2014; Flowers et al. 2020)","dontUpdate":true,"noteIndex":0},"citationItems":[{"id":180,"uris":["http://zotero.org/users/11595137/items/D9UADEB4"],"itemData":{"id":180,"type":"article-journal","abstract":"Age-structured models are widely used in fisheries stock assessments and contain two very important parameters that determine the rate and amount of harvest that can be safely taken: the compensation rate in juvenile survival (κ) and the unfished biomass (B\n              o\n              ). These two parameters are often confounded. It is common for relative abundance indices to lack contrast, and the use of informative priors, or fixing at least one of these parameters, is necessary to develop management advice. Providing management advice proceeds by transforming estimates of biological variables such as B\n              o\n              and κ into management variables such as the maximum sustainable yield (C*) and the fishing mortality rate that would achieve this yield (F*). There is no analytical solution for the transformation of B\n              o\n              , κ to C*, or F* for age-structured models with commonly used stock–recruitment functions and therefore must be done numerically. The opposite transition, however, does have an analytical solution for both the Beverton–Holt and Ricker recruitment models with partial selectivities for all age classes. Use of these analytical solutions allows for age-structured assessment models to be directly parameterized in terms of the management variables C* and F*. The effects of informative priors on C* and F* on the results of the assessment model are completely transparent to management.","container-title":"Canadian Journal of Fisheries and Aquatic Sciences","DOI":"10.1139/F08-055","ISSN":"0706-652X, 1205-7533","issue":"8","journalAbbreviation":"Can. J. Fish. Aquat. Sci.","language":"en","page":"1586-1600","source":"DOI.org (Crossref)","title":"Parameterizing age-structured models from a fisheries management perspective","volume":"65","author":[{"family":"Martell","given":"Steven J.D."},{"family":"Pine","given":"William E."},{"family":"Walters","given":"Carl J."}],"issued":{"date-parts":[["2008",8]]}}},{"id":1,"uris":["http://zotero.org/users/11595137/items/JPZKLA4F"],"itemData":{"id":1,"type":"article-journal","container-title":"Marine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instrText xml:space="preserve">Lived Protected Species","volume":"12","author":[{"family":"Flowers","given":"H. Jared"},{"family":"Pine","given":"William E."},{"family":"Van Poorten","given":"Brett T."},{"family":"Camp","given":"Edward V."}],"issued":{"date-parts":[["2020",2]]}}}],"schema":"https://github.com/citation-style-language/schema/raw/master/csl-citation.json"} </w:instrText>
      </w:r>
      <w:r>
        <w:fldChar w:fldCharType="separate"/>
      </w:r>
      <w:r w:rsidRPr="00806EE4">
        <w:t>(Ahrens and Pine 2014; Flowers et al. 2020</w:t>
      </w:r>
      <w:r>
        <w:t>; Chapter 3</w:t>
      </w:r>
      <w:r w:rsidRPr="00806EE4">
        <w:t>)</w:t>
      </w:r>
      <w:r>
        <w:fldChar w:fldCharType="end"/>
      </w:r>
      <w:r>
        <w:t xml:space="preserve"> have generated the population dynamic </w:t>
      </w:r>
      <w:del w:id="7" w:author="Lewis Coggins" w:date="2023-09-13T13:38:00Z">
        <w:r w:rsidDel="00AF2ABB">
          <w:delText xml:space="preserve">estimates </w:delText>
        </w:r>
      </w:del>
      <w:ins w:id="8" w:author="Lewis Coggins" w:date="2023-09-13T13:38:00Z">
        <w:r w:rsidR="00AF2ABB">
          <w:t xml:space="preserve">information </w:t>
        </w:r>
      </w:ins>
      <w:r>
        <w:t xml:space="preserve">needed to forecast </w:t>
      </w:r>
      <w:commentRangeStart w:id="9"/>
      <w:r>
        <w:t xml:space="preserve">Gulf Sturgeon population fates to better understand potential conservation needs that may vary among these populations that are currently managed uniformly as a single species. </w:t>
      </w:r>
      <w:commentRangeEnd w:id="9"/>
      <w:r w:rsidR="00AF2ABB">
        <w:rPr>
          <w:rStyle w:val="CommentReference"/>
          <w:rFonts w:asciiTheme="minorHAnsi" w:eastAsiaTheme="minorHAnsi" w:hAnsiTheme="minorHAnsi" w:cstheme="minorBidi"/>
        </w:rPr>
        <w:commentReference w:id="9"/>
      </w:r>
    </w:p>
    <w:p w14:paraId="229DB5A5" w14:textId="4109BEC1" w:rsidR="00B11D1C" w:rsidRPr="00AC4080" w:rsidRDefault="00B11D1C" w:rsidP="00B11D1C">
      <w:pPr>
        <w:pStyle w:val="006BodyText"/>
      </w:pPr>
      <w:r w:rsidRPr="00AC4080">
        <w:t xml:space="preserve">In this study, our objective was to assess </w:t>
      </w:r>
      <w:r>
        <w:t>the extirpation risks for Gulf Sturgeon populations with a range of starting sizes and select mortality rates estimated in Chapters 2 and 3.</w:t>
      </w:r>
      <w:r w:rsidRPr="00AC4080">
        <w:t xml:space="preserve"> To evaluate the </w:t>
      </w:r>
      <w:r>
        <w:t>effects</w:t>
      </w:r>
      <w:r w:rsidRPr="00AC4080">
        <w:t xml:space="preserve"> of </w:t>
      </w:r>
      <w:r>
        <w:t xml:space="preserve">various </w:t>
      </w:r>
      <w:r w:rsidRPr="00AC4080">
        <w:t xml:space="preserve">possible mortality sources on these populations, we simulated the following </w:t>
      </w:r>
      <w:r>
        <w:t xml:space="preserve">threats </w:t>
      </w:r>
      <w:del w:id="10" w:author="Lewis Coggins" w:date="2023-09-13T13:39:00Z">
        <w:r w:rsidDel="00AF2ABB">
          <w:delText>in the context of</w:delText>
        </w:r>
      </w:del>
      <w:ins w:id="11" w:author="Lewis Coggins" w:date="2023-09-13T13:39:00Z">
        <w:r w:rsidR="00AF2ABB">
          <w:t>among</w:t>
        </w:r>
      </w:ins>
      <w:r>
        <w:t xml:space="preserve"> a range of population sizes</w:t>
      </w:r>
      <w:r w:rsidRPr="00AC4080">
        <w:t xml:space="preserve"> and estimated the probability of </w:t>
      </w:r>
      <w:r>
        <w:t xml:space="preserve">extirpation </w:t>
      </w:r>
      <w:del w:id="12" w:author="Lewis Coggins" w:date="2023-09-13T13:40:00Z">
        <w:r w:rsidRPr="00AC4080" w:rsidDel="00AF2ABB">
          <w:delText>along various</w:delText>
        </w:r>
      </w:del>
      <w:ins w:id="13" w:author="Lewis Coggins" w:date="2023-09-13T13:40:00Z">
        <w:r w:rsidR="00AF2ABB">
          <w:t xml:space="preserve">considering a </w:t>
        </w:r>
        <w:r w:rsidR="00AF2ABB">
          <w:lastRenderedPageBreak/>
          <w:t>range of management</w:t>
        </w:r>
      </w:ins>
      <w:r w:rsidRPr="00AC4080">
        <w:t xml:space="preserve"> time horizons: </w:t>
      </w:r>
      <w:commentRangeStart w:id="14"/>
      <w:r w:rsidRPr="00AC4080">
        <w:t>1) chronic increases in baseline mortality, 2) varying episodic mortality event frequency, and 3) varying recruitment failure frequency.</w:t>
      </w:r>
      <w:commentRangeEnd w:id="14"/>
      <w:r w:rsidR="00AF2ABB">
        <w:rPr>
          <w:rStyle w:val="CommentReference"/>
          <w:rFonts w:asciiTheme="minorHAnsi" w:eastAsiaTheme="minorHAnsi" w:hAnsiTheme="minorHAnsi" w:cstheme="minorBidi"/>
        </w:rPr>
        <w:commentReference w:id="14"/>
      </w:r>
    </w:p>
    <w:p w14:paraId="40A504C1" w14:textId="77777777" w:rsidR="00656213" w:rsidRPr="00176C34" w:rsidRDefault="00656213" w:rsidP="00656213">
      <w:pPr>
        <w:pStyle w:val="003First-LevelSubheadingBOLD"/>
      </w:pPr>
      <w:bookmarkStart w:id="15" w:name="_Toc142420273"/>
      <w:r w:rsidRPr="00176C34">
        <w:t>Materials and Methods</w:t>
      </w:r>
      <w:bookmarkEnd w:id="15"/>
    </w:p>
    <w:p w14:paraId="6EDA1B9E" w14:textId="50C38856" w:rsidR="00B11D1C" w:rsidRPr="00AC4080" w:rsidRDefault="00B11D1C" w:rsidP="00B11D1C">
      <w:pPr>
        <w:pStyle w:val="006BodyText"/>
      </w:pPr>
      <w:r w:rsidRPr="00AC4080">
        <w:t xml:space="preserve">We used a </w:t>
      </w:r>
      <w:r>
        <w:t xml:space="preserve">PVA </w:t>
      </w:r>
      <w:r w:rsidRPr="00AC4080">
        <w:t xml:space="preserve">simulator to </w:t>
      </w:r>
      <w:del w:id="16" w:author="Lewis Coggins" w:date="2023-09-13T13:44:00Z">
        <w:r w:rsidDel="00AF2ABB">
          <w:delText>transparently</w:delText>
        </w:r>
        <w:r w:rsidRPr="00AC4080" w:rsidDel="00AF2ABB">
          <w:delText xml:space="preserve"> </w:delText>
        </w:r>
      </w:del>
      <w:del w:id="17" w:author="Lewis Coggins" w:date="2023-09-13T13:45:00Z">
        <w:r w:rsidRPr="00AC4080" w:rsidDel="00010935">
          <w:delText>reflect uncertainty in</w:delText>
        </w:r>
      </w:del>
      <w:ins w:id="18" w:author="Lewis Coggins" w:date="2023-09-13T13:45:00Z">
        <w:r w:rsidR="00010935">
          <w:t>explore</w:t>
        </w:r>
      </w:ins>
      <w:r w:rsidRPr="00AC4080">
        <w:t xml:space="preserve"> the fate of Gulf Sturgeon populations under a variety of scenarios</w:t>
      </w:r>
      <w:r>
        <w:t xml:space="preserve"> (i.e., threat-population size combinations)</w:t>
      </w:r>
      <w:r w:rsidRPr="00AC4080">
        <w:t xml:space="preserve">. In our simulations, we separated populations into three life stages: pre-recruits, juveniles/sub-adults, and adults. Pre-recruits were subject to density-dependent mortality </w:t>
      </w:r>
      <w:r w:rsidRPr="005E070C">
        <w:t>and were separated into multiple stanzas, where the strength of density dependence was specific to each stanza.</w:t>
      </w:r>
    </w:p>
    <w:p w14:paraId="1746E9AA" w14:textId="120E2A3D" w:rsidR="00656213" w:rsidRDefault="00656213" w:rsidP="00656213">
      <w:pPr>
        <w:pStyle w:val="004Second-LevelSubheadingBOLD"/>
      </w:pPr>
      <w:bookmarkStart w:id="19" w:name="_Toc142420274"/>
      <w:r>
        <w:t>Model Description</w:t>
      </w:r>
      <w:bookmarkEnd w:id="19"/>
    </w:p>
    <w:p w14:paraId="74A5EC60" w14:textId="77777777" w:rsidR="00B11D1C" w:rsidRDefault="00B11D1C" w:rsidP="00B11D1C">
      <w:pPr>
        <w:pStyle w:val="006BodyText"/>
      </w:pPr>
      <w:r>
        <w:t xml:space="preserve">We modified a PVA model originally detailed in Pine et al. </w:t>
      </w:r>
      <w:r>
        <w:fldChar w:fldCharType="begin"/>
      </w:r>
      <w:r>
        <w:instrText xml:space="preserve"> ADDIN ZOTERO_ITEM CSL_CITATION {"citationID":"0i12fcbh","properties":{"formattedCitation":"(Pine et al. 2013)","plainCitation":"(Pine et al. 2013)","dontUpdate":true,"noteIndex":0},"citationItems":[{"id":168,"uris":["http://zotero.org/users/11595137/items/CCIFV4JS","http://zotero.org/users/11595137/items/RLZPG9KJ"],"itemData":{"id":168,"type":"article-journal","container-title":"North American Journal of Fisheries Management","DOI":"10.1080/02755947.2013.788587","ISSN":"0275-5947, 1548-8675","issue":"3","journalAbbreviation":"North American Journal of Fisheries Management","language":"en","page":"626-641","source":"DOI.org (Crossref)","title":"An Individual-Based Model for Population Viability Analysis of Humpback Chub in Grand Canyon","volume":"33","author":[{"family":"Pine","given":"William E."},{"family":"Healy","given":"Brian"},{"family":"Smith","given":"Emily Omana"},{"family":"Trammell","given":"Melissa"},{"family":"Speas","given":"Dave"},{"family":"Valdez","given":"Rich"},{"family":"Yard","given":"Mike"},{"family":"Walters","given":"Carl"},{"family":"Ahrens","given":"Rob"},{"family":"Vanhaverbeke","given":"Randy"},{"family":"Stone","given":"Dennis"},{"family":"Wilson","given":"Wade"}],"issued":{"date-parts":[["2013",6]]}}}],"schema":"https://github.com/citation-style-language/schema/raw/master/csl-citation.json"} </w:instrText>
      </w:r>
      <w:r>
        <w:fldChar w:fldCharType="separate"/>
      </w:r>
      <w:r w:rsidRPr="00224BE8">
        <w:t>(2013)</w:t>
      </w:r>
      <w:r>
        <w:fldChar w:fldCharType="end"/>
      </w:r>
      <w:r>
        <w:t xml:space="preserve"> for assessing directed take of Humpback Chub </w:t>
      </w:r>
      <w:r w:rsidRPr="00D00D3A">
        <w:rPr>
          <w:i/>
          <w:iCs/>
        </w:rPr>
        <w:t xml:space="preserve">Gila </w:t>
      </w:r>
      <w:proofErr w:type="spellStart"/>
      <w:r w:rsidRPr="00D00D3A">
        <w:rPr>
          <w:i/>
          <w:iCs/>
        </w:rPr>
        <w:t>cypha</w:t>
      </w:r>
      <w:proofErr w:type="spellEnd"/>
      <w:r>
        <w:t xml:space="preserve"> in Arizona and later used to assess risks to populations of two native fish species in New Mexico from habitat modifications </w:t>
      </w:r>
      <w:r>
        <w:fldChar w:fldCharType="begin"/>
      </w:r>
      <w:r>
        <w:instrText xml:space="preserve"> ADDIN ZOTERO_ITEM CSL_CITATION {"citationID":"iVbPRgZg","properties":{"formattedCitation":"(Pine et al. 2017)","plainCitation":"(Pine et al. 2017)","noteIndex":0},"citationItems":[{"id":169,"uris":["http://zotero.org/users/11595137/items/XWRXPUFK"],"itemData":{"id":169,"type":"article-journal","container-title":"River Research and Applications","DOI":"10.1002/rra.3120","ISSN":"15351459","issue":"5","journalAbbreviation":"River Res. Applic.","language":"en","page":"641-661","source":"DOI.org (Crossref)","title":"Predicted Native Fish Response, Potential Rewards and Risks from Flow Alteration in a New Mexico Arid Mountain Stream: Predicted Native Fish Response From Flow Augmentation","title-short":"Predicted Native Fish Response, Potential Rewards and Risks from Flow Alteration in a New Mexico Arid Mountain Stream","volume":"33","author":[{"family":"Pine","given":"W. E."},{"family":"Caldwell","given":"J."},{"family":"Allen","given":"M."},{"family":"Stropki","given":"C."}],"issued":{"date-parts":[["2017",6]]}}}],"schema":"https://github.com/citation-style-language/schema/raw/master/csl-citation.json"} </w:instrText>
      </w:r>
      <w:r>
        <w:fldChar w:fldCharType="separate"/>
      </w:r>
      <w:r w:rsidRPr="00B0033F">
        <w:t>(Pine et al. 2017)</w:t>
      </w:r>
      <w:r>
        <w:fldChar w:fldCharType="end"/>
      </w:r>
      <w:r>
        <w:t xml:space="preserve">. The original model was coded in Microsoft Visual Basic for Applications (VBA) by Carl Walters (University of British Columbia) and was migrated to program R </w:t>
      </w:r>
      <w:r>
        <w:fldChar w:fldCharType="begin"/>
      </w:r>
      <w:r>
        <w:instrText xml:space="preserve"> ADDIN ZOTERO_ITEM CSL_CITATION {"citationID":"pwGbjBo9","properties":{"formattedCitation":"(R Core Team 2022)","plainCitation":"(R Core Team 2022)","noteIndex":0},"citationItems":[{"id":161,"uris":["http://zotero.org/users/11595137/items/UG9JZJUN"],"itemData":{"id":161,"type":"software","title":"R: A language and environment for statistical computing. R Foundation for Statistical Computing, Vienna, Austria. Available: https://www.R-project.org/.","author":[{"family":"R Core Team","given":""}],"issued":{"date-parts":[["2022"]]}}}],"schema":"https://github.com/citation-style-language/schema/raw/master/csl-citation.json"} </w:instrText>
      </w:r>
      <w:r>
        <w:fldChar w:fldCharType="separate"/>
      </w:r>
      <w:r w:rsidRPr="00224BE8">
        <w:t>(R Core Team 2022)</w:t>
      </w:r>
      <w:r>
        <w:fldChar w:fldCharType="end"/>
      </w:r>
      <w:r>
        <w:t xml:space="preserve"> and updated to its current form by Brett van </w:t>
      </w:r>
      <w:proofErr w:type="spellStart"/>
      <w:r>
        <w:t>Poorten</w:t>
      </w:r>
      <w:proofErr w:type="spellEnd"/>
      <w:r>
        <w:t xml:space="preserve"> (Simon Fraser University). I updated model inputs based on results from chapters 2 and 3 in this dissertation. </w:t>
      </w:r>
    </w:p>
    <w:p w14:paraId="1C6A090D" w14:textId="77777777" w:rsidR="00B11D1C" w:rsidRDefault="00B11D1C" w:rsidP="00B11D1C">
      <w:pPr>
        <w:pStyle w:val="006BodyText"/>
      </w:pPr>
      <w:r>
        <w:t>A summary of the equations used to inform the PVA model is included in Table 1. This model is an individual-based PVA model that simulates the dynamics of female fish only. Each individual PVA simulation was initialized by creating a list of N</w:t>
      </w:r>
      <w:r w:rsidRPr="00DF3309">
        <w:rPr>
          <w:vertAlign w:val="subscript"/>
        </w:rPr>
        <w:t>0</w:t>
      </w:r>
      <w:r>
        <w:t xml:space="preserve"> (</w:t>
      </w:r>
      <w:proofErr w:type="spellStart"/>
      <w:r w:rsidRPr="00DF3309">
        <w:rPr>
          <w:i/>
          <w:iCs/>
        </w:rPr>
        <w:t>i</w:t>
      </w:r>
      <w:proofErr w:type="spellEnd"/>
      <w:r>
        <w:t>=1, 2, …,N</w:t>
      </w:r>
      <w:r w:rsidRPr="00DF3309">
        <w:rPr>
          <w:vertAlign w:val="subscript"/>
        </w:rPr>
        <w:t>0</w:t>
      </w:r>
      <w:r>
        <w:t xml:space="preserve">) individual female fish which represents the number of female fish which were informed by a range of recent population estimates for Gulf Sturgeon rivers identified as critical habitat </w:t>
      </w:r>
      <w:r>
        <w:fldChar w:fldCharType="begin"/>
      </w:r>
      <w:r>
        <w:instrText xml:space="preserve"> ADDIN ZOTERO_ITEM CSL_CITATION {"citationID":"fW00Y7hV","properties":{"formattedCitation":"(NOAA and USFWS (National Oceanic Atmospheric Administration and U.S. Fish and Wildlife Service) 2003; USFWS and NMFS (U.S. Fish and Wildlife Service and National Marine Fisheries Service) 2022)","plainCitation":"(NOAA and USFWS (National Oceanic Atmospheric Administration and U.S. Fish and Wildlife Service) 2003; USFWS and NMFS (U.S. Fish and Wildlife Service and National Marine Fisheries Service) 2022)","dontUpdate":true,"noteIndex":0},"citationItems":[{"id":80,"uris":["http://zotero.org/users/11595137/items/AXRX2745"],"itemData":{"id":80,"type":"legislation","container-title":"68 FR 13369","number":"Federal Register 68(53)","page":"13369–13495","title":"Endangered and threatened wildlife and plants; designation of critical habitat for the Gulf Sturgeon. Final rule.","URL":"https://www.federalregister.gov/documents/2003/03/19/03-5208/endangered-and-threatened-wildlife-and-plants-designation-of-critical-habitat-for-the-gulf-sturgeon","author":[{"family":"NOAA and USFWS (National Oceanic Atmospheric Administration and U.S. Fish and Wildlife Service)","given":""}],"issued":{"date-parts":[["2003",3,19]]}}},{"id":66,"uris":["http://zotero.org/users/11595137/items/8456YA99"],"itemData":{"id":66,"type":"article-journal","DOI":"10.25923/ZGM3-Y911","note":"publisher: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Service)","given":""}],"accessed":{"date-parts":[["2023",4,25]]},"issued":{"date-parts":[["2022"]]}},"label":"page"}],"schema":"https://github.com/citation-style-language/schema/raw/master/csl-citation.json"} </w:instrText>
      </w:r>
      <w:r>
        <w:fldChar w:fldCharType="separate"/>
      </w:r>
      <w:r w:rsidRPr="00284647">
        <w:t>(NOAA and USFWS 2003; USFWS and NMFS 2022)</w:t>
      </w:r>
      <w:r>
        <w:fldChar w:fldCharType="end"/>
      </w:r>
      <w:r>
        <w:t xml:space="preserve">. An age was assigned to </w:t>
      </w:r>
      <w:r>
        <w:lastRenderedPageBreak/>
        <w:t xml:space="preserve">each individual fish based on an assumed initial stable age distribution based on age-specific survival rates </w:t>
      </w:r>
      <w:r>
        <w:rPr>
          <w:i/>
          <w:iCs/>
        </w:rPr>
        <w:t>S</w:t>
      </w:r>
      <w:r w:rsidRPr="00DF3309">
        <w:rPr>
          <w:i/>
          <w:iCs/>
          <w:vertAlign w:val="subscript"/>
        </w:rPr>
        <w:t>a</w:t>
      </w:r>
      <w:r>
        <w:t xml:space="preserve">. For each subsequent year of simulation t = 1, 2, 3,,…, </w:t>
      </w:r>
      <w:r>
        <w:rPr>
          <w:i/>
          <w:iCs/>
        </w:rPr>
        <w:t>T</w:t>
      </w:r>
      <w:r>
        <w:t xml:space="preserve"> the age of each individual fish increases by 1. Fish die and are removed from the population (list of individual female fish) with the probability of 1-</w:t>
      </w:r>
      <w:r w:rsidRPr="00DF3309">
        <w:rPr>
          <w:i/>
          <w:iCs/>
        </w:rPr>
        <w:t>S(a</w:t>
      </w:r>
      <w:r w:rsidRPr="00DF3309">
        <w:rPr>
          <w:i/>
          <w:iCs/>
          <w:vertAlign w:val="subscript"/>
        </w:rPr>
        <w:t>i</w:t>
      </w:r>
      <w:r w:rsidRPr="00DF3309">
        <w:rPr>
          <w:i/>
          <w:iCs/>
        </w:rPr>
        <w:t>)</w:t>
      </w:r>
      <w:r>
        <w:t xml:space="preserve"> and the sum of the survival fish is the total surviving population at time </w:t>
      </w:r>
      <w:r w:rsidRPr="00DF3309">
        <w:rPr>
          <w:i/>
          <w:iCs/>
        </w:rPr>
        <w:t>N</w:t>
      </w:r>
      <w:r w:rsidRPr="00DF3309">
        <w:rPr>
          <w:i/>
          <w:iCs/>
          <w:vertAlign w:val="subscript"/>
        </w:rPr>
        <w:t>t</w:t>
      </w:r>
      <w:r>
        <w:t xml:space="preserve">. Random stochasticity is introduced into each individual simulation based on the distribution of the initial age structure and survival and the </w:t>
      </w:r>
      <w:commentRangeStart w:id="20"/>
      <w:r>
        <w:t>N</w:t>
      </w:r>
      <w:r w:rsidRPr="00DF3309">
        <w:rPr>
          <w:vertAlign w:val="subscript"/>
        </w:rPr>
        <w:t>0</w:t>
      </w:r>
      <w:commentRangeEnd w:id="20"/>
      <w:r w:rsidR="00010935">
        <w:rPr>
          <w:rStyle w:val="CommentReference"/>
          <w:rFonts w:asciiTheme="minorHAnsi" w:eastAsiaTheme="minorHAnsi" w:hAnsiTheme="minorHAnsi" w:cstheme="minorBidi"/>
        </w:rPr>
        <w:commentReference w:id="20"/>
      </w:r>
      <w:r>
        <w:t xml:space="preserve"> for each simulation. For age-classes age 1+ relative survival rates are used based on a Lorenzen function </w:t>
      </w:r>
      <w:r>
        <w:fldChar w:fldCharType="begin"/>
      </w:r>
      <w:r>
        <w:instrText xml:space="preserve"> ADDIN ZOTERO_ITEM CSL_CITATION {"citationID":"GU5aIRGu","properties":{"formattedCitation":"(Lorenzen 2000)","plainCitation":"(Lorenzen 2000)","noteIndex":0},"citationItems":[{"id":207,"uris":["http://zotero.org/users/11595137/items/B4ZMQ7ZZ"],"itemData":{"id":207,"type":"article-journal","abstract":"This study evaluates the use of general mortality-size relationships for the assessment of release size in stocked fisheries. Seven release experiments (53 stocking events) are analysed, using a survival model based on allometric mortality and linear-length growth, allowing variation between experiments in both the allometric exponent and the level of mortality at reference length or generalising in one or both of the parameters. Results support the existence of a consistent allometry that applies independently of the overall level of mortality. The best-performing model is one in which the length exponent of mortality is set to -1 a priori, while mortality at reference length is allowed to vary between experiments (ranging from 0.7 to 33 per year at 15 cm in the present study). Even though the allometry of mortality is constant, the relative survival advantage of stocking large fish increases with the level of mortality at reference length. Using the identified length exponent of mortality of -1, survival models are derived for the linear, exponential, and von Bertalanffy growth equations. The models can be used to assess alternative release sizes, given an estimate of mortality at reference length, to facilitate comparative studies and to aid in the design of release experiments.","container-title":"Canadian Journal of Fisheries and Aquatic Sciences","DOI":"10.1139/f00-215","ISSN":"0706-652X, 1205-7533","issue":"12","journalAbbreviation":"Can. J. Fish. Aquat. Sci.","language":"en","page":"2374-2381","source":"DOI.org (Crossref)","title":"Allometry of natural mortality as a basis for assessing optimal release size in fish-stocking programmes","volume":"57","author":[{"family":"Lorenzen","given":"Kai"}],"issued":{"date-parts":[["2000",12,1]]}}}],"schema":"https://github.com/citation-style-language/schema/raw/master/csl-citation.json"} </w:instrText>
      </w:r>
      <w:r>
        <w:fldChar w:fldCharType="separate"/>
      </w:r>
      <w:r w:rsidRPr="00A32609">
        <w:t>(Lorenzen 2000)</w:t>
      </w:r>
      <w:r>
        <w:fldChar w:fldCharType="end"/>
      </w:r>
      <w:r>
        <w:t xml:space="preserve">. </w:t>
      </w:r>
      <w:commentRangeStart w:id="21"/>
      <w:r>
        <w:t>We also assumed that older fish had a lower variance in survival than young fish.</w:t>
      </w:r>
      <w:commentRangeEnd w:id="21"/>
      <w:r w:rsidR="00010935">
        <w:rPr>
          <w:rStyle w:val="CommentReference"/>
          <w:rFonts w:asciiTheme="minorHAnsi" w:eastAsiaTheme="minorHAnsi" w:hAnsiTheme="minorHAnsi" w:cstheme="minorBidi"/>
        </w:rPr>
        <w:commentReference w:id="21"/>
      </w:r>
      <w:r>
        <w:t xml:space="preserve"> Random effects on survival were included to mimic environmental effects </w:t>
      </w:r>
      <w:r>
        <w:fldChar w:fldCharType="begin"/>
      </w:r>
      <w:r>
        <w:instrText xml:space="preserve"> ADDIN ZOTERO_ITEM CSL_CITATION {"citationID":"BNfyabaa","properties":{"formattedCitation":"(Pine et al. 2013)","plainCitation":"(Pine et al. 2013)","noteIndex":0},"citationItems":[{"id":168,"uris":["http://zotero.org/users/11595137/items/CCIFV4JS","http://zotero.org/users/11595137/items/RLZPG9KJ"],"itemData":{"id":168,"type":"article-journal","container-title":"North American Journal of Fisheries Management","DOI":"10.1080/02755947.2013.788587","ISSN":"0275-5947, 1548-8675","issue":"3","journalAbbreviation":"North American Journal of Fisheries Management","language":"en","page":"626-641","source":"DOI.org (Crossref)","title":"An Individual-Based Model for Population Viability Analysis of Humpback Chub in Grand Canyon","volume":"33","author":[{"family":"Pine","given":"William E."},{"family":"Healy","given":"Brian"},{"family":"Smith","given":"Emily Omana"},{"family":"Trammell","given":"Melissa"},{"family":"Speas","given":"Dave"},{"family":"Valdez","given":"Rich"},{"family":"Yard","given":"Mike"},{"family":"Walters","given":"Carl"},{"family":"Ahrens","given":"Rob"},{"family":"Vanhaverbeke","given":"Randy"},{"family":"Stone","given":"Dennis"},{"family":"Wilson","given":"Wade"}],"issued":{"date-parts":[["2013",6]]}}}],"schema":"https://github.com/citation-style-language/schema/raw/master/csl-citation.json"} </w:instrText>
      </w:r>
      <w:r>
        <w:fldChar w:fldCharType="separate"/>
      </w:r>
      <w:r w:rsidRPr="00B0033F">
        <w:t>(Pine et al. 2013)</w:t>
      </w:r>
      <w:r>
        <w:fldChar w:fldCharType="end"/>
      </w:r>
      <w:r>
        <w:t xml:space="preserve"> by varying the maximum survival A</w:t>
      </w:r>
      <w:r w:rsidRPr="00DF3309">
        <w:rPr>
          <w:vertAlign w:val="subscript"/>
        </w:rPr>
        <w:t>s</w:t>
      </w:r>
      <w:r>
        <w:t xml:space="preserve"> (in the </w:t>
      </w:r>
      <w:proofErr w:type="spellStart"/>
      <w:r>
        <w:t>Beverton</w:t>
      </w:r>
      <w:proofErr w:type="spellEnd"/>
      <w:r>
        <w:t xml:space="preserve">-Holt stock recruitment formulation, </w:t>
      </w:r>
      <w:r>
        <w:fldChar w:fldCharType="begin"/>
      </w:r>
      <w:r>
        <w:instrText xml:space="preserve"> ADDIN ZOTERO_ITEM CSL_CITATION {"citationID":"19xOIEVU","properties":{"formattedCitation":"(Walters and Martell 2004)","plainCitation":"(Walters and Martell 2004)","dontUpdate":true,"noteIndex":0},"citationItems":[{"id":166,"uris":["http://zotero.org/users/11595137/items/6BB2KIW5"],"itemData":{"id":166,"type":"book","ISBN":"0-691-11545-1","publisher":"Princeton University Press","title":"Fisheries ecology and management","author":[{"family":"Walters","given":"Carl J."},{"family":"Martell","given":"Steven JD"}],"issued":{"date-parts":[["2004"]]}}}],"schema":"https://github.com/citation-style-language/schema/raw/master/csl-citation.json"} </w:instrText>
      </w:r>
      <w:r>
        <w:fldChar w:fldCharType="separate"/>
      </w:r>
      <w:r w:rsidRPr="00970FCA">
        <w:t>Walters and Martell 2004)</w:t>
      </w:r>
      <w:r>
        <w:fldChar w:fldCharType="end"/>
      </w:r>
      <w:r>
        <w:t xml:space="preserve"> for each life history stanza included in the model </w:t>
      </w:r>
      <w:r w:rsidRPr="0074776E">
        <w:t>(pre</w:t>
      </w:r>
      <w:r>
        <w:t>-recruit</w:t>
      </w:r>
      <w:r w:rsidRPr="0074776E">
        <w:t xml:space="preserve">, </w:t>
      </w:r>
      <w:r>
        <w:t>juvenile/sub-adult</w:t>
      </w:r>
      <w:r w:rsidRPr="0074776E">
        <w:t xml:space="preserve">, and </w:t>
      </w:r>
      <w:r>
        <w:t xml:space="preserve">adult). </w:t>
      </w:r>
      <w:commentRangeStart w:id="22"/>
      <w:r>
        <w:t xml:space="preserve">Life stanzas </w:t>
      </w:r>
      <w:commentRangeEnd w:id="22"/>
      <w:r w:rsidR="00010935">
        <w:rPr>
          <w:rStyle w:val="CommentReference"/>
          <w:rFonts w:asciiTheme="minorHAnsi" w:eastAsiaTheme="minorHAnsi" w:hAnsiTheme="minorHAnsi" w:cstheme="minorBidi"/>
        </w:rPr>
        <w:commentReference w:id="22"/>
      </w:r>
      <w:r>
        <w:t xml:space="preserve">were used to screen specific scenarios of interest such as recruitment failure (juvenile stanza) or changes to adult mortality (adult stanza). Each stanza and year were independent and assumed a maximum survival followed a normal distribution with a specified mean and standard deviation. This survival rate was informed by estimates from Chapters 2 and 3. </w:t>
      </w:r>
      <w:commentRangeStart w:id="23"/>
      <w:r>
        <w:t>Recruitment for each year was a function of the number of individual fry (</w:t>
      </w:r>
      <w:r>
        <w:rPr>
          <w:i/>
          <w:iCs/>
        </w:rPr>
        <w:t>E</w:t>
      </w:r>
      <w:r w:rsidRPr="00DF3309">
        <w:rPr>
          <w:i/>
          <w:iCs/>
          <w:vertAlign w:val="subscript"/>
        </w:rPr>
        <w:t>t</w:t>
      </w:r>
      <w:r>
        <w:t xml:space="preserve">) computed for that year (from the list of all female fish) and the survival of these fry through each of the life stanzas (stanza-specific survival rate). </w:t>
      </w:r>
      <w:commentRangeEnd w:id="23"/>
      <w:r w:rsidR="00010935">
        <w:rPr>
          <w:rStyle w:val="CommentReference"/>
          <w:rFonts w:asciiTheme="minorHAnsi" w:eastAsiaTheme="minorHAnsi" w:hAnsiTheme="minorHAnsi" w:cstheme="minorBidi"/>
        </w:rPr>
        <w:commentReference w:id="23"/>
      </w:r>
      <w:r>
        <w:t>The number of recruits was then added to the number of live fish at age 1.</w:t>
      </w:r>
    </w:p>
    <w:p w14:paraId="2AE9FA09" w14:textId="77777777" w:rsidR="00B11D1C" w:rsidRPr="00A9524C" w:rsidRDefault="00B11D1C" w:rsidP="00B11D1C">
      <w:pPr>
        <w:pStyle w:val="006BodyText"/>
      </w:pPr>
      <w:r w:rsidRPr="00A9524C">
        <w:t xml:space="preserve">Model </w:t>
      </w:r>
      <w:r>
        <w:t xml:space="preserve">input </w:t>
      </w:r>
      <w:r w:rsidRPr="00A9524C">
        <w:t>parameters are summarized in Table 2.</w:t>
      </w:r>
      <w:r>
        <w:t xml:space="preserve"> Where possible, inputs were informed by results from Chapters 2 or 3. </w:t>
      </w:r>
      <w:r w:rsidRPr="00A9524C">
        <w:t xml:space="preserve">Fish were recruited to the vulnerable population at age 4. Published estimates of </w:t>
      </w:r>
      <w:r>
        <w:t>Gulf Sturgeon</w:t>
      </w:r>
      <w:r w:rsidRPr="00A9524C">
        <w:t xml:space="preserve"> recruitment compensation </w:t>
      </w:r>
      <w:r w:rsidRPr="00A9524C">
        <w:lastRenderedPageBreak/>
        <w:t>ratio (</w:t>
      </w:r>
      <w:proofErr w:type="spellStart"/>
      <w:r w:rsidRPr="00A9524C">
        <w:rPr>
          <w:i/>
          <w:iCs/>
        </w:rPr>
        <w:t>recK</w:t>
      </w:r>
      <w:proofErr w:type="spellEnd"/>
      <w:r w:rsidRPr="00A9524C">
        <w:t xml:space="preserve">), the improvement in juvenile survival at low population levels relative to carrying capacity </w:t>
      </w:r>
      <w:r>
        <w:fldChar w:fldCharType="begin"/>
      </w:r>
      <w:r>
        <w:instrText xml:space="preserve"> ADDIN ZOTERO_ITEM CSL_CITATION {"citationID":"z2FRKyq4","properties":{"formattedCitation":"(Goodyear 1977, 1980)","plainCitation":"(Goodyear 1977, 1980)","noteIndex":0},"citationItems":[{"id":177,"uris":["http://zotero.org/users/11595137/items/APWYHW7A"],"itemData":{"id":177,"type":"chapter","container-title":"Proceedings of the Conference on Assessing the Effects of Power-Plant-Induced Mortality on Fish Populations","ISBN":"978-0-08-021950-9","language":"en","note":"DOI: 10.1016/B978-0-08-021950-9.50021-1","page":"186-195","publisher":"Elsevier","source":"DOI.org (Crossref)","title":"Assessing the Impact of Power Plant Mortality on the Compensatory Reserve of Fish Populations","URL":"https://linkinghub.elsevier.com/retrieve/pii/B9780080219509500211","author":[{"family":"Goodyear","given":"C. Phillip"}],"accessed":{"date-parts":[["2023",8,1]]},"issued":{"date-parts":[["1977"]]}}},{"id":178,"uris":["http://zotero.org/users/11595137/items/B2LBTTCJ"],"itemData":{"id":178,"type":"article-journal","container-title":"Biological monitoring of fish","page":"253-280","title":"Compensation in fish populations","author":[{"family":"Goodyear","given":"C. Phillip"}],"issued":{"date-parts":[["1980"]]}}}],"schema":"https://github.com/citation-style-language/schema/raw/master/csl-citation.json"} </w:instrText>
      </w:r>
      <w:r>
        <w:fldChar w:fldCharType="separate"/>
      </w:r>
      <w:r w:rsidRPr="00CA050E">
        <w:t>(Goodyear 1977, 1980)</w:t>
      </w:r>
      <w:r>
        <w:fldChar w:fldCharType="end"/>
      </w:r>
      <w:r w:rsidRPr="00A9524C">
        <w:t>,</w:t>
      </w:r>
      <w:r>
        <w:t xml:space="preserve"> </w:t>
      </w:r>
      <w:r w:rsidRPr="00A9524C">
        <w:t xml:space="preserve">range </w:t>
      </w:r>
      <w:r>
        <w:t xml:space="preserve">from </w:t>
      </w:r>
      <w:r w:rsidRPr="00A9524C">
        <w:t>3.9</w:t>
      </w:r>
      <w:r>
        <w:t xml:space="preserve"> to </w:t>
      </w:r>
      <w:r w:rsidRPr="00A9524C">
        <w:t xml:space="preserve">5 </w:t>
      </w:r>
      <w:r>
        <w:fldChar w:fldCharType="begin"/>
      </w:r>
      <w:r>
        <w:instrText xml:space="preserve"> ADDIN ZOTERO_ITEM CSL_CITATION {"citationID":"yF6oUVmo","properties":{"formattedCitation":"(Flowers 2008; Flowers et al. 2009, 2020; Ahrens and Pine 2014)","plainCitation":"(Flowers 2008; Flowers et al. 2009, 2020; Ahrens and Pine 2014)","noteIndex":0},"citationItems":[{"id":174,"uris":["http://zotero.org/users/11595137/items/YN4FB5CW"],"itemData":{"id":174,"type":"thesis","title":"Age-structured population model for evaluating Gulf Sturgeon recovery on the Apalachicola River, Florida. Master’s Thesis. University of Florida, Gainesville.","author":[{"family":"Flowers","given":"H. Jared"}],"issued":{"date-parts":[["2008"]]}}},{"id":172,"uris":["http://zotero.org/users/11595137/items/I4EMGU42"],"itemData":{"id":172,"type":"article-journal","container-title":"Transactions of the American Fisheries Society","DOI":"10.1577/T08-144.1","ISSN":"0002-8487, 1548-8659","issue":"6","journalAbbreviation":"Transactions of the American Fisheries Society","language":"en","page":"1266-1284","source":"DOI.org (Crossref)","title":"Spawning Site Selection and Potential Implications of Modified Flow Regimes on Viability of Gulf Sturgeon Populations","volume":"138","author":[{"family":"Flowers","given":"H. Jared"},{"family":"Pine","given":"W. E."},{"family":"Dutterer","given":"A. C."},{"family":"Johnson","given":"K. G."},{"family":"Ziewitz","given":"J. W."},{"family":"Allen","given":"M. S."},{"family":"Parauka","given":"Frank M."}],"issued":{"date-parts":[["2009",11]]}}},{"id":14,"uris":["http://zotero.org/users/11595137/items/4ZG2L5KH"],"itemData":{"id":14,"type":"article-journal","container-title":"Marine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instrText xml:space="preserve">Lived Protected Species","volume":"12","author":[{"family":"Flowers","given":"H. Jared"},{"family":"Pine","given":"William E."},{"family":"Van Poorten","given":"Brett T."},{"family":"Camp","given":"Edward V."}],"issued":{"date-parts":[["2020",2]]}}},{"id":1,"uris":["http://zotero.org/users/11595137/items/JPZKLA4F"],"itemData":{"id":1,"type":"article-journal","container-title":"Marine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fldChar w:fldCharType="separate"/>
      </w:r>
      <w:r w:rsidRPr="00CB02A6">
        <w:t>(Flowers 2008; Flowers et al. 2009, 2020; Ahrens and Pine 2014)</w:t>
      </w:r>
      <w:r>
        <w:fldChar w:fldCharType="end"/>
      </w:r>
      <w:r w:rsidRPr="00A9524C">
        <w:t xml:space="preserve">. Higher </w:t>
      </w:r>
      <w:proofErr w:type="spellStart"/>
      <w:r w:rsidRPr="00A9524C">
        <w:rPr>
          <w:i/>
          <w:iCs/>
        </w:rPr>
        <w:t>recK</w:t>
      </w:r>
      <w:proofErr w:type="spellEnd"/>
      <w:r w:rsidRPr="00A9524C">
        <w:t xml:space="preserve"> values imply that populations have larger increases in juvenile survival at low population sizes than at carrying capacity, which implies that such populations are more resilient to population declines due to this compensatory response to depletion </w:t>
      </w:r>
      <w:r>
        <w:fldChar w:fldCharType="begin"/>
      </w:r>
      <w:r>
        <w:instrText xml:space="preserve"> ADDIN ZOTERO_ITEM CSL_CITATION {"citationID":"0DnujD7F","properties":{"formattedCitation":"(Walters and Martell 2004)","plainCitation":"(Walters and Martell 2004)","noteIndex":0},"citationItems":[{"id":166,"uris":["http://zotero.org/users/11595137/items/6BB2KIW5"],"itemData":{"id":166,"type":"book","ISBN":"0-691-11545-1","publisher":"Princeton University Press","title":"Fisheries ecology and management","author":[{"family":"Walters","given":"Carl J."},{"family":"Martell","given":"Steven JD"}],"issued":{"date-parts":[["2004"]]}}}],"schema":"https://github.com/citation-style-language/schema/raw/master/csl-citation.json"} </w:instrText>
      </w:r>
      <w:r>
        <w:fldChar w:fldCharType="separate"/>
      </w:r>
      <w:r w:rsidRPr="00CB02A6">
        <w:t>(Walters and Martell 2004)</w:t>
      </w:r>
      <w:r>
        <w:fldChar w:fldCharType="end"/>
      </w:r>
      <w:r w:rsidRPr="00A9524C">
        <w:t xml:space="preserve">. Given the lack of available data on juvenile Gulf Sturgeon survival rates at different abundance levels, we used a highly conservative value of </w:t>
      </w:r>
      <w:proofErr w:type="spellStart"/>
      <w:r w:rsidRPr="00A9524C">
        <w:rPr>
          <w:i/>
          <w:iCs/>
        </w:rPr>
        <w:t>recK</w:t>
      </w:r>
      <w:proofErr w:type="spellEnd"/>
      <w:r w:rsidRPr="00A9524C">
        <w:t xml:space="preserve"> = 2 </w:t>
      </w:r>
      <w:r>
        <w:t xml:space="preserve">which </w:t>
      </w:r>
      <w:r w:rsidRPr="00A9524C">
        <w:t xml:space="preserve">is lower than observed values for many species </w:t>
      </w:r>
      <w:r>
        <w:fldChar w:fldCharType="begin"/>
      </w:r>
      <w:r>
        <w:instrText xml:space="preserve"> ADDIN ZOTERO_ITEM CSL_CITATION {"citationID":"YwcW9iiU","properties":{"formattedCitation":"(Goodwin et al. 2006)","plainCitation":"(Goodwin et al. 2006)","noteIndex":0},"citationItems":[{"id":179,"uris":["http://zotero.org/users/11595137/items/M3L86T3D"],"itemData":{"id":179,"type":"article-journal","abstract":"Understanding the relationships among life history traits, density dependence, and population dynamics is a central goal in ecology. It is also vital if we are to predict how populations respond to and recover from exploitation. We used data for 54 stocks of commercially exploited fish species to examine relationships between maximum annual recruitment at low stock size and the density dependence of recruitment at high stock size. We then related these recruitment measures to life history. At low stock sizes, stocks with high maximum recruitment (maximum spawners per spawner) showed the weakest density dependence of recruitment at high stock sizes. Spawning biomass per recruit in the absence of fishing (SPR\n              F\n              =0\n              ) showed a strong positive correlation with both maximum spawners per spawner and the strength of density dependence. Stocks with high SPR\n              F\n              =0\n              were typically large-bodied, slow-growing, late-maturing, and highly fecund with long generation times. These stocks produced low numbers of recruits each year, but survived to breed repeatedly and had strong density dependence of recruitment. In contrast, small-bodied, early-maturing fish had high annual recruitment and weak density dependence. These results place species on a continuum from \"highly reproductive\" to \"survivors\". But we also demonstrate that density dependence is an important feature of the population biology of survivors.","container-title":"Canadian Journal of Fisheries and Aquatic Sciences","DOI":"10.1139/f05-234","ISSN":"0706-652X, 1205-7533","issue":"3","journalAbbreviation":"Can. J. Fish. Aquat. Sci.","language":"en","page":"494-509","source":"DOI.org (Crossref)","title":"Life history correlates of density-dependent recruitment in marine fishes","volume":"63","author":[{"family":"Goodwin","given":"Nicholas B"},{"family":"Grant","given":"Alastair"},{"family":"Perry","given":"Allison L"},{"family":"Dulvy","given":"Nicholas K"},{"family":"Reynolds","given":"John D"}],"issued":{"date-parts":[["2006",3,1]]}}}],"schema":"https://github.com/citation-style-language/schema/raw/master/csl-citation.json"} </w:instrText>
      </w:r>
      <w:r>
        <w:fldChar w:fldCharType="separate"/>
      </w:r>
      <w:r w:rsidRPr="00CB02A6">
        <w:t>(Goodwin et al. 2006)</w:t>
      </w:r>
      <w:r>
        <w:fldChar w:fldCharType="end"/>
      </w:r>
      <w:r w:rsidRPr="00A9524C">
        <w:t xml:space="preserve">. If the actual value of </w:t>
      </w:r>
      <w:proofErr w:type="spellStart"/>
      <w:r w:rsidRPr="00A9524C">
        <w:rPr>
          <w:i/>
          <w:iCs/>
        </w:rPr>
        <w:t>recK</w:t>
      </w:r>
      <w:proofErr w:type="spellEnd"/>
      <w:r w:rsidRPr="00A9524C">
        <w:t xml:space="preserve"> is &gt;2, the resilience of these populations would be greater than these models suggest (e.g., lower extirpation probabilities, faster recovery).</w:t>
      </w:r>
    </w:p>
    <w:p w14:paraId="250455EF" w14:textId="72E19656" w:rsidR="00656213" w:rsidRDefault="00656213" w:rsidP="00656213">
      <w:pPr>
        <w:pStyle w:val="004Second-LevelSubheadingBOLD"/>
      </w:pPr>
      <w:bookmarkStart w:id="24" w:name="_Toc142420275"/>
      <w:commentRangeStart w:id="25"/>
      <w:r>
        <w:t>Model Scenarios</w:t>
      </w:r>
      <w:bookmarkEnd w:id="24"/>
      <w:commentRangeEnd w:id="25"/>
      <w:r w:rsidR="00010935">
        <w:rPr>
          <w:rStyle w:val="CommentReference"/>
          <w:rFonts w:asciiTheme="minorHAnsi" w:eastAsiaTheme="minorHAnsi" w:hAnsiTheme="minorHAnsi" w:cstheme="minorBidi"/>
          <w:b w:val="0"/>
        </w:rPr>
        <w:commentReference w:id="25"/>
      </w:r>
    </w:p>
    <w:p w14:paraId="42B475B7" w14:textId="77777777" w:rsidR="00B11D1C" w:rsidRDefault="00B11D1C" w:rsidP="00B11D1C">
      <w:pPr>
        <w:spacing w:line="480" w:lineRule="auto"/>
        <w:ind w:firstLine="720"/>
        <w:rPr>
          <w:rFonts w:cs="Arial"/>
        </w:rPr>
      </w:pPr>
      <w:r>
        <w:rPr>
          <w:rFonts w:cs="Arial"/>
        </w:rPr>
        <w:t>I compared extirpation risk among the following three threats to better understand how extirpation risk may change if threats to different life stages were realized: Threat 1 – increases in chronic mortality rates (“chronic creep”); Threat 2 – increases in episodic mortality frequency; and Threat 3 – increases in recruitment failure frequency. These comparisons,</w:t>
      </w:r>
      <w:r w:rsidRPr="00ED74D4">
        <w:rPr>
          <w:rFonts w:cs="Arial"/>
        </w:rPr>
        <w:t xml:space="preserve"> </w:t>
      </w:r>
      <w:r w:rsidRPr="000A3B18">
        <w:rPr>
          <w:rFonts w:cs="Arial"/>
        </w:rPr>
        <w:t>informed by possible population threats discussed in the Gulf Sturgeon community in the last twenty years</w:t>
      </w:r>
      <w:r>
        <w:rPr>
          <w:rFonts w:cs="Arial"/>
        </w:rPr>
        <w:t xml:space="preserve"> </w:t>
      </w:r>
      <w:r>
        <w:rPr>
          <w:rFonts w:cs="Arial"/>
        </w:rPr>
        <w:fldChar w:fldCharType="begin"/>
      </w:r>
      <w:r>
        <w:rPr>
          <w:rFonts w:cs="Arial"/>
        </w:rPr>
        <w:instrText xml:space="preserve"> ADDIN ZOTERO_ITEM CSL_CITATION {"citationID":"KK0owznB","properties":{"formattedCitation":"(USFWS and NMFS (U.S. Fish and Wildlife Service and National Marine Fisheries Service) 2022; Dula et al. 2022)","plainCitation":"(USFWS and NMFS (U.S. Fish and Wildlife Service and National Marine Fisheries Service) 2022; Dula et al. 2022)","noteIndex":0},"citationItems":[{"id":66,"uris":["http://zotero.org/users/11595137/items/8456YA99"],"itemData":{"id":66,"type":"article-journal","DOI":"10.25923/ZGM3-Y911","note":"publisher: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ED74D4">
        <w:rPr>
          <w:rFonts w:cs="Arial"/>
        </w:rPr>
        <w:t xml:space="preserve">(USFWS and NMFS 2022; </w:t>
      </w:r>
      <w:proofErr w:type="spellStart"/>
      <w:r w:rsidRPr="00ED74D4">
        <w:rPr>
          <w:rFonts w:cs="Arial"/>
        </w:rPr>
        <w:t>Dula</w:t>
      </w:r>
      <w:proofErr w:type="spellEnd"/>
      <w:r w:rsidRPr="00ED74D4">
        <w:rPr>
          <w:rFonts w:cs="Arial"/>
        </w:rPr>
        <w:t xml:space="preserve"> et al. 2022)</w:t>
      </w:r>
      <w:r>
        <w:rPr>
          <w:rFonts w:cs="Arial"/>
        </w:rPr>
        <w:fldChar w:fldCharType="end"/>
      </w:r>
      <w:r>
        <w:rPr>
          <w:rFonts w:cs="Arial"/>
        </w:rPr>
        <w:t>, were also selected to provide insight into the relative importance of juvenile mortality (recruitment failure) and adult mortality (chronic and episodic mortality) to population viability. The simulated scenarios are summarized in Table 3.</w:t>
      </w:r>
    </w:p>
    <w:p w14:paraId="2014D050" w14:textId="77777777" w:rsidR="00B11D1C" w:rsidRPr="00192F50" w:rsidRDefault="00B11D1C" w:rsidP="00B11D1C">
      <w:pPr>
        <w:spacing w:line="480" w:lineRule="auto"/>
        <w:ind w:firstLine="720"/>
        <w:rPr>
          <w:rFonts w:cs="Arial"/>
        </w:rPr>
      </w:pPr>
      <w:r w:rsidRPr="00192F50">
        <w:rPr>
          <w:rFonts w:cs="Arial"/>
        </w:rPr>
        <w:t>Initial vulnerable abundance (i.e., number of adult</w:t>
      </w:r>
      <w:r>
        <w:rPr>
          <w:rFonts w:cs="Arial"/>
        </w:rPr>
        <w:t xml:space="preserve"> females;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sidRPr="00192F50">
        <w:rPr>
          <w:rFonts w:cs="Arial"/>
        </w:rPr>
        <w:t>) in these simulations ranged between 100 and 10,000 individuals to represent the wide range of Gulf Sturgeon population sizes across the Gulf of Mexico (</w:t>
      </w:r>
      <w:r>
        <w:rPr>
          <w:rFonts w:cs="Arial"/>
        </w:rPr>
        <w:t xml:space="preserve">see summary in </w:t>
      </w:r>
      <w:r w:rsidRPr="00192F50">
        <w:rPr>
          <w:rFonts w:cs="Arial"/>
        </w:rPr>
        <w:fldChar w:fldCharType="begin"/>
      </w:r>
      <w:r>
        <w:rPr>
          <w:rFonts w:cs="Arial"/>
        </w:rPr>
        <w:instrText xml:space="preserve"> ADDIN ZOTERO_ITEM CSL_CITATION {"citationID":"yYfIMffH","properties":{"formattedCitation":"(USFWS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sidRPr="00192F50">
        <w:rPr>
          <w:rFonts w:cs="Arial"/>
        </w:rPr>
        <w:fldChar w:fldCharType="separate"/>
      </w:r>
      <w:r w:rsidRPr="00192F50">
        <w:rPr>
          <w:rFonts w:cs="Arial"/>
        </w:rPr>
        <w:t xml:space="preserve">USFWS and </w:t>
      </w:r>
      <w:r w:rsidRPr="00192F50">
        <w:rPr>
          <w:rFonts w:cs="Arial"/>
        </w:rPr>
        <w:lastRenderedPageBreak/>
        <w:t>NMFS 2022)</w:t>
      </w:r>
      <w:r w:rsidRPr="00192F50">
        <w:rPr>
          <w:rFonts w:cs="Arial"/>
        </w:rPr>
        <w:fldChar w:fldCharType="end"/>
      </w:r>
      <w:r w:rsidRPr="00192F50">
        <w:rPr>
          <w:rFonts w:cs="Arial"/>
        </w:rPr>
        <w:t>.</w:t>
      </w:r>
      <w:r>
        <w:rPr>
          <w:rFonts w:cs="Arial"/>
        </w:rPr>
        <w:t xml:space="preserve"> I varied PVA model input parameters such as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Pr>
          <w:rFonts w:cs="Arial"/>
        </w:rPr>
        <w:t xml:space="preserve"> and adult mortality which informed various other equations related to survival at age, which then informed fecundity equations to determine recruitment. This recurring annual update of population size from these starting values occurred for 200 years. </w:t>
      </w:r>
    </w:p>
    <w:p w14:paraId="598856F1" w14:textId="77777777" w:rsidR="00B11D1C" w:rsidRDefault="00B11D1C" w:rsidP="00B11D1C">
      <w:pPr>
        <w:spacing w:line="480" w:lineRule="auto"/>
        <w:ind w:firstLine="720"/>
        <w:rPr>
          <w:rFonts w:cs="Arial"/>
        </w:rPr>
      </w:pPr>
      <w:r>
        <w:rPr>
          <w:rFonts w:cs="Arial"/>
        </w:rPr>
        <w:t>The frequency of events (recruitment failure or mortality) represents mean frequencies of occurrence over the maximum 200-year time horizons. E</w:t>
      </w:r>
      <w:r w:rsidRPr="00192F50">
        <w:rPr>
          <w:rFonts w:cs="Arial"/>
        </w:rPr>
        <w:t xml:space="preserve">xtirpation probabilities represent the percentage of the 1,000 </w:t>
      </w:r>
      <w:r>
        <w:rPr>
          <w:rFonts w:cs="Arial"/>
        </w:rPr>
        <w:t>trials</w:t>
      </w:r>
      <w:r w:rsidRPr="00192F50">
        <w:rPr>
          <w:rFonts w:cs="Arial"/>
        </w:rPr>
        <w:t xml:space="preserve"> of each scenario that resulted in population </w:t>
      </w:r>
      <w:r>
        <w:rPr>
          <w:rFonts w:cs="Arial"/>
        </w:rPr>
        <w:t>collapse</w:t>
      </w:r>
      <w:r w:rsidRPr="00192F50">
        <w:rPr>
          <w:rFonts w:cs="Arial"/>
        </w:rPr>
        <w:t xml:space="preserve"> over 50-year, 100-year, and 200-year time horizons. </w:t>
      </w:r>
      <w:r>
        <w:rPr>
          <w:rFonts w:cs="Arial"/>
        </w:rPr>
        <w:t>A simulation trial that resulted in extirpation in 50 years was considered a population that went extinct over the 100 and 200 years as well.</w:t>
      </w:r>
    </w:p>
    <w:p w14:paraId="5EAB7860" w14:textId="77777777" w:rsidR="00656213" w:rsidRPr="00DB6D94" w:rsidRDefault="00656213" w:rsidP="00656213">
      <w:pPr>
        <w:pStyle w:val="003First-LevelSubheadingBOLD"/>
      </w:pPr>
      <w:bookmarkStart w:id="26" w:name="_Toc142420276"/>
      <w:r w:rsidRPr="00DB6D94">
        <w:t>Results</w:t>
      </w:r>
      <w:bookmarkEnd w:id="26"/>
    </w:p>
    <w:p w14:paraId="7335E69E" w14:textId="6EEC7344" w:rsidR="00656213" w:rsidRDefault="00656213" w:rsidP="00656213">
      <w:pPr>
        <w:pStyle w:val="004Second-LevelSubheadingBOLD"/>
      </w:pPr>
      <w:bookmarkStart w:id="27" w:name="_Toc142420277"/>
      <w:r>
        <w:t xml:space="preserve">Creeping </w:t>
      </w:r>
      <w:r w:rsidR="008B7F39">
        <w:t>C</w:t>
      </w:r>
      <w:r>
        <w:t xml:space="preserve">hronic </w:t>
      </w:r>
      <w:r w:rsidR="008B7F39">
        <w:t>M</w:t>
      </w:r>
      <w:r>
        <w:t xml:space="preserve">ortality </w:t>
      </w:r>
      <w:r w:rsidR="008B7F39">
        <w:t>R</w:t>
      </w:r>
      <w:r>
        <w:t>ates</w:t>
      </w:r>
      <w:bookmarkEnd w:id="27"/>
    </w:p>
    <w:p w14:paraId="46BB027C" w14:textId="77777777" w:rsidR="00656213" w:rsidRPr="00D473F5" w:rsidRDefault="00656213" w:rsidP="00656213">
      <w:pPr>
        <w:spacing w:line="480" w:lineRule="auto"/>
        <w:ind w:firstLine="720"/>
        <w:rPr>
          <w:rFonts w:cs="Arial"/>
        </w:rPr>
      </w:pPr>
      <w:r>
        <w:rPr>
          <w:rFonts w:cs="Arial"/>
        </w:rPr>
        <w:t>Baseline mortality rates of 0.11 resulted in no extirpation risk across all population sizes and time horizons (Scenarios 1</w:t>
      </w:r>
      <w:r w:rsidRPr="00192F50">
        <w:rPr>
          <w:rFonts w:cs="Arial"/>
        </w:rPr>
        <w:t>–</w:t>
      </w:r>
      <w:r>
        <w:rPr>
          <w:rFonts w:cs="Arial"/>
        </w:rPr>
        <w:t>4; Tables 3</w:t>
      </w:r>
      <w:r w:rsidRPr="00192F50">
        <w:rPr>
          <w:rFonts w:cs="Arial"/>
        </w:rPr>
        <w:t>–</w:t>
      </w:r>
      <w:r>
        <w:rPr>
          <w:rFonts w:cs="Arial"/>
        </w:rPr>
        <w:t>4; Figure 1). However, when adult mortality rates increased to 0.13, 200-year extinction probabilities ranged between 27.4% and 90.5% (Scenarios 5</w:t>
      </w:r>
      <w:r w:rsidRPr="00192F50">
        <w:rPr>
          <w:rFonts w:cs="Arial"/>
        </w:rPr>
        <w:t>–</w:t>
      </w:r>
      <w:r>
        <w:rPr>
          <w:rFonts w:cs="Arial"/>
        </w:rPr>
        <w:t>8; Tables 3</w:t>
      </w:r>
      <w:r w:rsidRPr="00192F50">
        <w:rPr>
          <w:rFonts w:cs="Arial"/>
        </w:rPr>
        <w:t>–</w:t>
      </w:r>
      <w:r>
        <w:rPr>
          <w:rFonts w:cs="Arial"/>
        </w:rPr>
        <w:t>4). A further increase in chronic mortality to 0.15 resulted in an 11.3% 50-year extirpation probability for populations starting with 100 fish, 100-year extirpation probabilities &gt;26% for all populations starting with ≤1000 individuals, and full extirpation for all population sizes after 200 years (Scenarios 9</w:t>
      </w:r>
      <w:r w:rsidRPr="00192F50">
        <w:rPr>
          <w:rFonts w:cs="Arial"/>
        </w:rPr>
        <w:t>–</w:t>
      </w:r>
      <w:r>
        <w:rPr>
          <w:rFonts w:cs="Arial"/>
        </w:rPr>
        <w:t>12; Tables 3</w:t>
      </w:r>
      <w:r w:rsidRPr="00192F50">
        <w:rPr>
          <w:rFonts w:cs="Arial"/>
        </w:rPr>
        <w:t>–</w:t>
      </w:r>
      <w:r>
        <w:rPr>
          <w:rFonts w:cs="Arial"/>
        </w:rPr>
        <w:t xml:space="preserve">4). </w:t>
      </w:r>
    </w:p>
    <w:p w14:paraId="0FD45AE1" w14:textId="44B37256" w:rsidR="00656213" w:rsidRDefault="00656213" w:rsidP="00656213">
      <w:pPr>
        <w:pStyle w:val="004Second-LevelSubheadingBOLD"/>
      </w:pPr>
      <w:bookmarkStart w:id="28" w:name="_Toc142420278"/>
      <w:r>
        <w:t xml:space="preserve">Increasing </w:t>
      </w:r>
      <w:r w:rsidR="008B7F39">
        <w:t>E</w:t>
      </w:r>
      <w:r>
        <w:t xml:space="preserve">pisodic </w:t>
      </w:r>
      <w:r w:rsidR="008B7F39">
        <w:t>M</w:t>
      </w:r>
      <w:r>
        <w:t xml:space="preserve">ortality </w:t>
      </w:r>
      <w:r w:rsidR="008B7F39">
        <w:t>E</w:t>
      </w:r>
      <w:r>
        <w:t xml:space="preserve">vent </w:t>
      </w:r>
      <w:r w:rsidR="008B7F39">
        <w:t>F</w:t>
      </w:r>
      <w:r>
        <w:t>requency</w:t>
      </w:r>
      <w:bookmarkEnd w:id="28"/>
    </w:p>
    <w:p w14:paraId="0BA8D923" w14:textId="77777777" w:rsidR="00656213" w:rsidRPr="00D473F5" w:rsidRDefault="00656213" w:rsidP="00656213">
      <w:pPr>
        <w:spacing w:line="480" w:lineRule="auto"/>
        <w:ind w:firstLine="720"/>
        <w:rPr>
          <w:rFonts w:cs="Arial"/>
        </w:rPr>
      </w:pPr>
      <w:r>
        <w:rPr>
          <w:rFonts w:cs="Arial"/>
        </w:rPr>
        <w:t>When the average occurrence of episodic mortality events was 1/50 years, we observed a 15.9% 200-year extirpation probability for populations starting with 100 individuals (Scenario 13; Tables 3</w:t>
      </w:r>
      <w:r w:rsidRPr="00192F50">
        <w:rPr>
          <w:rFonts w:cs="Arial"/>
        </w:rPr>
        <w:t>–</w:t>
      </w:r>
      <w:r>
        <w:rPr>
          <w:rFonts w:cs="Arial"/>
        </w:rPr>
        <w:t xml:space="preserve">4). There was effectively no extirpation risk for </w:t>
      </w:r>
      <w:r>
        <w:rPr>
          <w:rFonts w:cs="Arial"/>
        </w:rPr>
        <w:lastRenderedPageBreak/>
        <w:t>populations starting with ≥500 fish (Scenarios 14-16; Tables 3</w:t>
      </w:r>
      <w:r w:rsidRPr="00192F50">
        <w:rPr>
          <w:rFonts w:cs="Arial"/>
        </w:rPr>
        <w:t>–</w:t>
      </w:r>
      <w:r>
        <w:rPr>
          <w:rFonts w:cs="Arial"/>
        </w:rPr>
        <w:t>4). If mean event frequency increased to 1/25 years, the range of 200-year extirpation probabilities was 6.4</w:t>
      </w:r>
      <w:r w:rsidRPr="00192F50">
        <w:rPr>
          <w:rFonts w:cs="Arial"/>
        </w:rPr>
        <w:t>–</w:t>
      </w:r>
      <w:r>
        <w:rPr>
          <w:rFonts w:cs="Arial"/>
        </w:rPr>
        <w:t>64.1% across all initial population sizes (Scenarios 17</w:t>
      </w:r>
      <w:r w:rsidRPr="00192F50">
        <w:rPr>
          <w:rFonts w:cs="Arial"/>
        </w:rPr>
        <w:t>–</w:t>
      </w:r>
      <w:r>
        <w:rPr>
          <w:rFonts w:cs="Arial"/>
        </w:rPr>
        <w:t>20; Tables 3</w:t>
      </w:r>
      <w:r w:rsidRPr="00192F50">
        <w:rPr>
          <w:rFonts w:cs="Arial"/>
        </w:rPr>
        <w:t>–</w:t>
      </w:r>
      <w:r>
        <w:rPr>
          <w:rFonts w:cs="Arial"/>
        </w:rPr>
        <w:t>4). The maximum simulated mean episodic event frequency of 1/10 years resulted in an 11.8% 50-year extirpation probability for populations starting with 100 fish, 100-year extirpation probabilities &gt;25% for all populations starting with ≤1000 individuals and full extirpation for all population sizes after 200 years (Scenarios 21</w:t>
      </w:r>
      <w:r w:rsidRPr="00192F50">
        <w:rPr>
          <w:rFonts w:cs="Arial"/>
        </w:rPr>
        <w:t>–</w:t>
      </w:r>
      <w:r>
        <w:rPr>
          <w:rFonts w:cs="Arial"/>
        </w:rPr>
        <w:t>24; Tables 3</w:t>
      </w:r>
      <w:r w:rsidRPr="00192F50">
        <w:rPr>
          <w:rFonts w:cs="Arial"/>
        </w:rPr>
        <w:t>–</w:t>
      </w:r>
      <w:r>
        <w:rPr>
          <w:rFonts w:cs="Arial"/>
        </w:rPr>
        <w:t xml:space="preserve">4). </w:t>
      </w:r>
    </w:p>
    <w:p w14:paraId="38743A55" w14:textId="12109B13" w:rsidR="00656213" w:rsidRDefault="00656213" w:rsidP="00656213">
      <w:pPr>
        <w:pStyle w:val="004Second-LevelSubheadingBOLD"/>
      </w:pPr>
      <w:bookmarkStart w:id="29" w:name="_Toc142420279"/>
      <w:r>
        <w:t xml:space="preserve">Increasing </w:t>
      </w:r>
      <w:r w:rsidR="008B7F39">
        <w:t>R</w:t>
      </w:r>
      <w:r>
        <w:t xml:space="preserve">ecruitment </w:t>
      </w:r>
      <w:r w:rsidR="008B7F39">
        <w:t>F</w:t>
      </w:r>
      <w:r>
        <w:t xml:space="preserve">ailure </w:t>
      </w:r>
      <w:r w:rsidR="008B7F39">
        <w:t>F</w:t>
      </w:r>
      <w:r>
        <w:t>requency</w:t>
      </w:r>
      <w:bookmarkEnd w:id="29"/>
    </w:p>
    <w:p w14:paraId="11CB3EB8" w14:textId="77777777" w:rsidR="00656213" w:rsidRPr="004B0113" w:rsidRDefault="00656213" w:rsidP="00656213">
      <w:pPr>
        <w:spacing w:line="480" w:lineRule="auto"/>
        <w:ind w:firstLine="720"/>
        <w:rPr>
          <w:rFonts w:cs="Arial"/>
        </w:rPr>
      </w:pPr>
      <w:r>
        <w:rPr>
          <w:rFonts w:cs="Arial"/>
        </w:rPr>
        <w:t>Within the context of a baseline adult mortality rate of 0.11, r</w:t>
      </w:r>
      <w:r w:rsidRPr="004B0113">
        <w:rPr>
          <w:rFonts w:cs="Arial"/>
        </w:rPr>
        <w:t xml:space="preserve">ecruitment failure </w:t>
      </w:r>
      <w:r>
        <w:rPr>
          <w:rFonts w:cs="Arial"/>
        </w:rPr>
        <w:t>1/10</w:t>
      </w:r>
      <w:r w:rsidRPr="004B0113">
        <w:rPr>
          <w:rFonts w:cs="Arial"/>
        </w:rPr>
        <w:t xml:space="preserve"> years resulted in effectively no extirpation risk for populations </w:t>
      </w:r>
      <w:r>
        <w:rPr>
          <w:rFonts w:cs="Arial"/>
        </w:rPr>
        <w:t>≥</w:t>
      </w:r>
      <w:r w:rsidRPr="004B0113">
        <w:rPr>
          <w:rFonts w:cs="Arial"/>
        </w:rPr>
        <w:t>500</w:t>
      </w:r>
      <w:r>
        <w:rPr>
          <w:rFonts w:cs="Arial"/>
        </w:rPr>
        <w:t xml:space="preserve"> initial</w:t>
      </w:r>
      <w:r w:rsidRPr="004B0113">
        <w:rPr>
          <w:rFonts w:cs="Arial"/>
        </w:rPr>
        <w:t xml:space="preserve"> individuals</w:t>
      </w:r>
      <w:r>
        <w:rPr>
          <w:rFonts w:cs="Arial"/>
        </w:rPr>
        <w:t xml:space="preserve"> (Scenarios 30</w:t>
      </w:r>
      <w:r w:rsidRPr="00192F50">
        <w:rPr>
          <w:rFonts w:cs="Arial"/>
        </w:rPr>
        <w:t>–</w:t>
      </w:r>
      <w:r>
        <w:rPr>
          <w:rFonts w:cs="Arial"/>
        </w:rPr>
        <w:t>32; Tables 3</w:t>
      </w:r>
      <w:r w:rsidRPr="00192F50">
        <w:rPr>
          <w:rFonts w:cs="Arial"/>
        </w:rPr>
        <w:t>–</w:t>
      </w:r>
      <w:r>
        <w:rPr>
          <w:rFonts w:cs="Arial"/>
        </w:rPr>
        <w:t>4)</w:t>
      </w:r>
      <w:r w:rsidRPr="004B0113">
        <w:rPr>
          <w:rFonts w:cs="Arial"/>
        </w:rPr>
        <w:t>. When the</w:t>
      </w:r>
      <w:r>
        <w:rPr>
          <w:rFonts w:cs="Arial"/>
        </w:rPr>
        <w:t xml:space="preserve"> mean</w:t>
      </w:r>
      <w:r w:rsidRPr="004B0113">
        <w:rPr>
          <w:rFonts w:cs="Arial"/>
        </w:rPr>
        <w:t xml:space="preserve"> frequency of recruitment failure increased </w:t>
      </w:r>
      <w:r>
        <w:rPr>
          <w:rFonts w:cs="Arial"/>
        </w:rPr>
        <w:t>to 1/5</w:t>
      </w:r>
      <w:r w:rsidRPr="004B0113">
        <w:rPr>
          <w:rFonts w:cs="Arial"/>
        </w:rPr>
        <w:t xml:space="preserve"> years,</w:t>
      </w:r>
      <w:r>
        <w:rPr>
          <w:rFonts w:cs="Arial"/>
        </w:rPr>
        <w:t xml:space="preserve"> extirpation probabilities ranged between 5.3% and 21.2% for these same ≥500 initial fish populations (Scenarios 30</w:t>
      </w:r>
      <w:r w:rsidRPr="00192F50">
        <w:rPr>
          <w:rFonts w:cs="Arial"/>
        </w:rPr>
        <w:t>–</w:t>
      </w:r>
      <w:r>
        <w:rPr>
          <w:rFonts w:cs="Arial"/>
        </w:rPr>
        <w:t>32; Tables 3</w:t>
      </w:r>
      <w:r w:rsidRPr="00192F50">
        <w:rPr>
          <w:rFonts w:cs="Arial"/>
        </w:rPr>
        <w:t>–</w:t>
      </w:r>
      <w:r>
        <w:rPr>
          <w:rFonts w:cs="Arial"/>
        </w:rPr>
        <w:t xml:space="preserve">4). </w:t>
      </w:r>
      <w:r w:rsidRPr="004B0113">
        <w:rPr>
          <w:rFonts w:cs="Arial"/>
        </w:rPr>
        <w:t>Across both the five- and ten-year</w:t>
      </w:r>
      <w:r>
        <w:rPr>
          <w:rFonts w:cs="Arial"/>
        </w:rPr>
        <w:t xml:space="preserve"> mean</w:t>
      </w:r>
      <w:r w:rsidRPr="004B0113">
        <w:rPr>
          <w:rFonts w:cs="Arial"/>
        </w:rPr>
        <w:t xml:space="preserve"> frequencies, there was a small probability (&lt;5%) of extirpation for the smallest </w:t>
      </w:r>
      <w:r>
        <w:rPr>
          <w:rFonts w:cs="Arial"/>
        </w:rPr>
        <w:t xml:space="preserve">initial </w:t>
      </w:r>
      <w:r w:rsidRPr="004B0113">
        <w:rPr>
          <w:rFonts w:cs="Arial"/>
        </w:rPr>
        <w:t xml:space="preserve">population size </w:t>
      </w:r>
      <w:r>
        <w:rPr>
          <w:rFonts w:cs="Arial"/>
        </w:rPr>
        <w:t>(Scenarios 25 and 29; Tables 3</w:t>
      </w:r>
      <w:r w:rsidRPr="00192F50">
        <w:rPr>
          <w:rFonts w:cs="Arial"/>
        </w:rPr>
        <w:t>–</w:t>
      </w:r>
      <w:r>
        <w:rPr>
          <w:rFonts w:cs="Arial"/>
        </w:rPr>
        <w:t>4)</w:t>
      </w:r>
      <w:r w:rsidRPr="004B0113">
        <w:rPr>
          <w:rFonts w:cs="Arial"/>
        </w:rPr>
        <w:t xml:space="preserve">. </w:t>
      </w:r>
      <w:r>
        <w:rPr>
          <w:rFonts w:cs="Arial"/>
        </w:rPr>
        <w:t>Across a 200-year time horizon, these small populations had the greatest extirpation probabilities; (10.2% and 64.6%; Scenarios 25 and 29; Tables 3</w:t>
      </w:r>
      <w:r w:rsidRPr="00192F50">
        <w:rPr>
          <w:rFonts w:cs="Arial"/>
        </w:rPr>
        <w:t>–</w:t>
      </w:r>
      <w:r>
        <w:rPr>
          <w:rFonts w:cs="Arial"/>
        </w:rPr>
        <w:t>4).</w:t>
      </w:r>
    </w:p>
    <w:p w14:paraId="0578AE8E" w14:textId="77777777" w:rsidR="00656213" w:rsidRDefault="00656213" w:rsidP="00656213">
      <w:pPr>
        <w:pStyle w:val="003First-LevelSubheadingBOLD"/>
      </w:pPr>
      <w:bookmarkStart w:id="30" w:name="_Toc142420280"/>
      <w:r w:rsidRPr="00A953F6">
        <w:t>Discussion</w:t>
      </w:r>
      <w:bookmarkEnd w:id="30"/>
    </w:p>
    <w:p w14:paraId="5254C3F7" w14:textId="77777777" w:rsidR="009A7CB5" w:rsidRDefault="009A7CB5" w:rsidP="009A7CB5">
      <w:pPr>
        <w:spacing w:line="480" w:lineRule="auto"/>
        <w:ind w:firstLine="720"/>
        <w:rPr>
          <w:rFonts w:cs="Arial"/>
        </w:rPr>
      </w:pPr>
      <w:r>
        <w:rPr>
          <w:rFonts w:cs="Arial"/>
        </w:rPr>
        <w:t xml:space="preserve">Overall, this work suggests that increases in adult Gulf Sturgeon mortality are a greater risk to viability than recruitment failure. </w:t>
      </w:r>
      <w:r>
        <w:rPr>
          <w:rFonts w:cs="Arial"/>
        </w:rPr>
        <w:fldChar w:fldCharType="begin"/>
      </w:r>
      <w:r>
        <w:rPr>
          <w:rFonts w:cs="Arial"/>
        </w:rPr>
        <w:instrText xml:space="preserve"> ADDIN ZOTERO_ITEM CSL_CITATION {"citationID":"DFXTfCr4","properties":{"formattedCitation":"(Flowers et al. 2020)","plainCitation":"(Flowers et al. 2020)","dontUpdate":true,"noteIndex":0},"citationItems":[{"id":14,"uris":["http://zotero.org/users/11595137/items/4ZG2L5KH"],"itemData":{"id":14,"type":"article-journal","container-title":"Marine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A55F08">
        <w:rPr>
          <w:rFonts w:cs="Arial"/>
        </w:rPr>
        <w:t xml:space="preserve">Flowers et al. </w:t>
      </w:r>
      <w:r>
        <w:rPr>
          <w:rFonts w:cs="Arial"/>
        </w:rPr>
        <w:t>(</w:t>
      </w:r>
      <w:r w:rsidRPr="00A55F08">
        <w:rPr>
          <w:rFonts w:cs="Arial"/>
        </w:rPr>
        <w:t>2020)</w:t>
      </w:r>
      <w:r>
        <w:rPr>
          <w:rFonts w:cs="Arial"/>
        </w:rPr>
        <w:fldChar w:fldCharType="end"/>
      </w:r>
      <w:r>
        <w:rPr>
          <w:rFonts w:cs="Arial"/>
        </w:rPr>
        <w:t xml:space="preserve"> </w:t>
      </w:r>
      <w:r w:rsidRPr="00A55F08">
        <w:rPr>
          <w:rFonts w:cs="Arial"/>
        </w:rPr>
        <w:t>developed an age-structured population model for Gulf Sturgeon to examine their population recovery characteristics</w:t>
      </w:r>
      <w:r>
        <w:rPr>
          <w:rFonts w:cs="Arial"/>
        </w:rPr>
        <w:t xml:space="preserve"> and determined that any additional adult Gulf Sturgeon mortality beyond their simulated levels of 0.095 would likely slow population recovery. We observed that increases in both chronic and episodic mortality frequency both led to rapid increases in </w:t>
      </w:r>
      <w:r>
        <w:rPr>
          <w:rFonts w:cs="Arial"/>
        </w:rPr>
        <w:lastRenderedPageBreak/>
        <w:t xml:space="preserve">extinction risk across all time horizons (50, 100, 200 years). Because Gulf Sturgeon maximum age is likely at least 50 years (Chapter 3), these time horizons represent relatively few generations of Gulf Sturgeon within a population recovery, or extinction, context. Despite the difficulty of imagining a world 200 years in the future, this time horizon only represents about four generations for this long-lived species. Although this may present management challenges, it is important to interpret these scenarios through this extended, foggy lens to better understand the long-term ramifications of increases in mortality. </w:t>
      </w:r>
    </w:p>
    <w:p w14:paraId="18EEC0DC" w14:textId="77777777" w:rsidR="009A7CB5" w:rsidRDefault="009A7CB5" w:rsidP="009A7CB5">
      <w:pPr>
        <w:spacing w:line="480" w:lineRule="auto"/>
        <w:ind w:firstLine="720"/>
        <w:rPr>
          <w:rFonts w:cs="Arial"/>
        </w:rPr>
      </w:pPr>
      <w:r>
        <w:rPr>
          <w:rFonts w:cs="Arial"/>
        </w:rPr>
        <w:t xml:space="preserve">In the absence of quantitative standards for interpreting ESA status using extinction risk estimates, some studies have suggested their own thresholds. According to Hamilton and Moller (1995), a population with a ≤5% extirpation risk over 100 years is not at risk of extinction. Therefore, this applied definition of an imperiled population within the context of our PVA results suggests the following populations are at risk of extinction: (1) populations of 100 initial individuals facing a 0.13 chronic adult mortality rate; (2) populations of ≤1,000 initial individuals facing a 0.15 chronic adult mortality rate; (3) </w:t>
      </w:r>
      <w:r w:rsidRPr="00A45A5D">
        <w:rPr>
          <w:rFonts w:cs="Arial"/>
        </w:rPr>
        <w:t xml:space="preserve">populations of 100 initial individuals facing a </w:t>
      </w:r>
      <w:r>
        <w:rPr>
          <w:rFonts w:cs="Arial"/>
        </w:rPr>
        <w:t>significant episodic mortality event every 25 years on average</w:t>
      </w:r>
      <w:r w:rsidRPr="00A45A5D">
        <w:rPr>
          <w:rFonts w:cs="Arial"/>
        </w:rPr>
        <w:t>;</w:t>
      </w:r>
      <w:r>
        <w:rPr>
          <w:rFonts w:cs="Arial"/>
        </w:rPr>
        <w:t xml:space="preserve"> and (4) </w:t>
      </w:r>
      <w:r w:rsidRPr="00A45A5D">
        <w:rPr>
          <w:rFonts w:cs="Arial"/>
        </w:rPr>
        <w:t>populations of ≤1</w:t>
      </w:r>
      <w:r>
        <w:rPr>
          <w:rFonts w:cs="Arial"/>
        </w:rPr>
        <w:t>0</w:t>
      </w:r>
      <w:r w:rsidRPr="00A45A5D">
        <w:rPr>
          <w:rFonts w:cs="Arial"/>
        </w:rPr>
        <w:t>,000 initial individuals</w:t>
      </w:r>
      <w:r>
        <w:rPr>
          <w:rFonts w:cs="Arial"/>
        </w:rPr>
        <w:t xml:space="preserve"> </w:t>
      </w:r>
      <w:r w:rsidRPr="00A45A5D">
        <w:rPr>
          <w:rFonts w:cs="Arial"/>
        </w:rPr>
        <w:t xml:space="preserve">facing a </w:t>
      </w:r>
      <w:r>
        <w:rPr>
          <w:rFonts w:cs="Arial"/>
        </w:rPr>
        <w:t xml:space="preserve">significant episodic mortality event every 10 years on average. According to this definition, recruitment failure as often as every 5 years on average would not pose a significant extinction threat to any Gulf Sturgeon population. </w:t>
      </w:r>
    </w:p>
    <w:p w14:paraId="1A698181" w14:textId="4908895B" w:rsidR="009A7CB5" w:rsidRPr="003C5CB8" w:rsidRDefault="009A7CB5" w:rsidP="009A7CB5">
      <w:pPr>
        <w:spacing w:line="480" w:lineRule="auto"/>
        <w:ind w:firstLine="720"/>
        <w:rPr>
          <w:rFonts w:cs="Arial"/>
        </w:rPr>
      </w:pPr>
      <w:r>
        <w:rPr>
          <w:rFonts w:cs="Arial"/>
        </w:rPr>
        <w:t xml:space="preserve">The mortality rates used in the different PVA simulations are informed by recent empirical evidence. For example, a chronic mortality rate of 0.15 is similar to a population experiencing a Hurricane Michael-level episodic event </w:t>
      </w:r>
      <w:r>
        <w:rPr>
          <w:rFonts w:cs="Arial"/>
        </w:rPr>
        <w:fldChar w:fldCharType="begin"/>
      </w:r>
      <w:r>
        <w:rPr>
          <w:rFonts w:cs="Arial"/>
        </w:rPr>
        <w:instrText xml:space="preserve"> ADDIN ZOTERO_ITEM CSL_CITATION {"citationID":"9Yf8LUPt","properties":{"formattedCitation":"(Dula et al. 2022)","plainCitation":"(Dula et al. 2022)","noteIndex":0},"citationItems":[{"id":10,"uris":["http://zotero.org/users/11595137/items/XEWVR6BB"],"itemData":{"id":10,"type":"article-journal","container-title":"Transactions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E0266B">
        <w:rPr>
          <w:rFonts w:cs="Arial"/>
        </w:rPr>
        <w:t>(</w:t>
      </w:r>
      <w:proofErr w:type="spellStart"/>
      <w:r w:rsidRPr="00E0266B">
        <w:rPr>
          <w:rFonts w:cs="Arial"/>
        </w:rPr>
        <w:t>Dula</w:t>
      </w:r>
      <w:proofErr w:type="spellEnd"/>
      <w:r w:rsidRPr="00E0266B">
        <w:rPr>
          <w:rFonts w:cs="Arial"/>
        </w:rPr>
        <w:t xml:space="preserve"> et al. 2022)</w:t>
      </w:r>
      <w:r>
        <w:rPr>
          <w:rFonts w:cs="Arial"/>
        </w:rPr>
        <w:fldChar w:fldCharType="end"/>
      </w:r>
      <w:r>
        <w:rPr>
          <w:rFonts w:cs="Arial"/>
        </w:rPr>
        <w:t xml:space="preserve"> </w:t>
      </w:r>
      <w:r>
        <w:rPr>
          <w:rFonts w:cs="Arial"/>
        </w:rPr>
        <w:lastRenderedPageBreak/>
        <w:t xml:space="preserve">about once every ten years. The general equivalence of these two phenomena has implications on how we interpret mortality rate estimates and the consequences of major episodic mortality events. For the Pearl River, the mortality rate associated with the upper 95% confidence limit in Chapter 2 and the estimate of Chapter 3 was 0.24, 9% greater than the highest simulated adult mortality rate in this study. No other river had an estimated baseline mortality rate exceeding 0.15 in Chapters 2 or 3. With a mortality rate of this level, the PVA model would suggest ≥50% 100-year extirpation probability for populations starting with 500 individuals. A very conservative approach to applying this PVA model, by using the upper 95% CI on survival, suggests the Pearl River may have a higher extirpation risk than other river populations. Given the reports of higher mortality in this river since the 1990’s </w:t>
      </w:r>
      <w:r>
        <w:rPr>
          <w:rFonts w:cs="Arial"/>
        </w:rPr>
        <w:fldChar w:fldCharType="begin"/>
      </w:r>
      <w:r>
        <w:rPr>
          <w:rFonts w:cs="Arial"/>
        </w:rPr>
        <w:instrText xml:space="preserve"> ADDIN ZOTERO_ITEM CSL_CITATION {"citationID":"BrNU8jLg","properties":{"formattedCitation":"(Morrow et al. 1998)","plainCitation":"(Morrow et al. 1998)","noteIndex":0},"citationItems":[{"id":22,"uris":["http://zotero.org/users/11595137/items/9BF98WDR"],"itemData":{"id":22,"type":"article-journal","container-title":"North American Journal of Fisheries Management","DOI":"10.1577/1548-8675(1998)018&lt;0798:SARPOG&gt;2.0.CO;2","ISSN":"0275-5947","issue":"4","journalAbbreviation":"North American Journal of Fisheries Management","note":"publisher: Taylor &amp; Francis","page":"798-808","title":"Status and Recovery Potential of Gulf Sturgeon in the Pearl River System, Louisiana–Mississippi","volume":"18","author":[{"family":"Morrow","given":"James V."},{"family":"Kirk","given":"James P."},{"family":"Killgore","given":"K.   Jack"},{"family":"Rogillio","given":"Howard"},{"family":"Knight","given":"Charles"}],"issued":{"date-parts":[["1998",11,1]]}}}],"schema":"https://github.com/citation-style-language/schema/raw/master/csl-citation.json"} </w:instrText>
      </w:r>
      <w:r>
        <w:rPr>
          <w:rFonts w:cs="Arial"/>
        </w:rPr>
        <w:fldChar w:fldCharType="separate"/>
      </w:r>
      <w:r w:rsidRPr="00E0266B">
        <w:rPr>
          <w:rFonts w:cs="Arial"/>
        </w:rPr>
        <w:t>(Morrow et al. 1998)</w:t>
      </w:r>
      <w:r>
        <w:rPr>
          <w:rFonts w:cs="Arial"/>
        </w:rPr>
        <w:fldChar w:fldCharType="end"/>
      </w:r>
      <w:r>
        <w:rPr>
          <w:rFonts w:cs="Arial"/>
        </w:rPr>
        <w:t xml:space="preserve">, the persistence of this population may suggest one or both of the following: (1) the mortality rate on average is lower than 0.24; (2) other compensatory responses are occurring at adult or other life stages. This is because with a chronic mortality rate of 0.24 (Model 6; Chapter 3) and an initial population of 500 the PVA model would suggest a 97.6% 50-year extirpation probability. If recruitment compensation is higher in the Pearl River, or in any population, than what was assumed here, this would result in higher adult mortality thresholds. Recruitment compensation ratio estimation is a common issue facing fishery stock assessments, as it often relies on informed guesses and fixed parameter values for processes that may be dynamic </w:t>
      </w:r>
      <w:r>
        <w:rPr>
          <w:rFonts w:cs="Arial"/>
        </w:rPr>
        <w:fldChar w:fldCharType="begin"/>
      </w:r>
      <w:r>
        <w:rPr>
          <w:rFonts w:cs="Arial"/>
        </w:rPr>
        <w:instrText xml:space="preserve"> ADDIN ZOTERO_ITEM CSL_CITATION {"citationID":"vgknT6qg","properties":{"formattedCitation":"(Martell et al. 2008; Flowers et al. 2020)","plainCitation":"(Martell et al. 2008; Flowers et al. 2020)","noteIndex":0},"citationItems":[{"id":180,"uris":["http://zotero.org/users/11595137/items/D9UADEB4"],"itemData":{"id":180,"type":"article-journal","abstract":"Age-structured models are widely used in fisheries stock assessments and contain two very important parameters that determine the rate and amount of harvest that can be safely taken: the compensation rate in juvenile survival (κ) and the unfished biomass (B\n              o\n              ). These two parameters are often confounded. It is common for relative abundance indices to lack contrast, and the use of informative priors, or fixing at least one of these parameters, is necessary to develop management advice. Providing management advice proceeds by transforming estimates of biological variables such as B\n              o\n              and κ into management variables such as the maximum sustainable yield (C*) and the fishing mortality rate that would achieve this yield (F*). There is no analytical solution for the transformation of B\n              o\n              , κ to C*, or F* for age-structured models with commonly used stock–recruitment functions and therefore must be done numerically. The opposite transition, however, does have an analytical solution for both the Beverton–Holt and Ricker recruitment models with partial selectivities for all age classes. Use of these analytical solutions allows for age-structured assessment models to be directly parameterized in terms of the management variables C* and F*. The effects of informative priors on C* and F* on the results of the assessment model are completely transparent to management.","container-title":"Canadian Journal of Fisheries and Aquatic Sciences","DOI":"10.1139/F08-055","ISSN":"0706-652X, 1205-7533","issue":"8","journalAbbreviation":"Can. J. Fish. Aquat. Sci.","language":"en","page":"1586-1600","source":"DOI.org (Crossref)","title":"Parameterizing age-structured models from a fisheries management perspective","volume":"65","author":[{"family":"Martell","given":"Steven J.D."},{"family":"Pine","given":"William E."},{"family":"Walters","given":"Carl J."}],"issued":{"date-parts":[["2008",8]]}}},{"id":14,"uris":["http://zotero.org/users/11595137/items/4ZG2L5KH"],"itemData":{"id":14,"type":"article-journal","container-title":"Marine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4E4684">
        <w:rPr>
          <w:rFonts w:cs="Arial"/>
        </w:rPr>
        <w:t>(Martell et al. 2008; Flowers et al. 2020)</w:t>
      </w:r>
      <w:r>
        <w:rPr>
          <w:rFonts w:cs="Arial"/>
        </w:rPr>
        <w:fldChar w:fldCharType="end"/>
      </w:r>
      <w:r>
        <w:rPr>
          <w:rFonts w:cs="Arial"/>
        </w:rPr>
        <w:t>. Because</w:t>
      </w:r>
      <w:r w:rsidRPr="00212710">
        <w:rPr>
          <w:rFonts w:cs="Arial"/>
        </w:rPr>
        <w:t xml:space="preserve"> population regulation </w:t>
      </w:r>
      <w:r>
        <w:rPr>
          <w:rFonts w:cs="Arial"/>
        </w:rPr>
        <w:t xml:space="preserve">assumptions </w:t>
      </w:r>
      <w:r w:rsidRPr="00212710">
        <w:rPr>
          <w:rFonts w:cs="Arial"/>
        </w:rPr>
        <w:t xml:space="preserve">(i.e., density dependence) have significant </w:t>
      </w:r>
      <w:r>
        <w:rPr>
          <w:rFonts w:cs="Arial"/>
        </w:rPr>
        <w:t xml:space="preserve">effects on </w:t>
      </w:r>
      <w:r w:rsidRPr="00212710">
        <w:rPr>
          <w:rFonts w:cs="Arial"/>
        </w:rPr>
        <w:t xml:space="preserve">population viability </w:t>
      </w:r>
      <w:r>
        <w:rPr>
          <w:rFonts w:cs="Arial"/>
        </w:rPr>
        <w:t xml:space="preserve">estimates, </w:t>
      </w:r>
      <w:r>
        <w:rPr>
          <w:rFonts w:cs="Arial"/>
        </w:rPr>
        <w:fldChar w:fldCharType="begin"/>
      </w:r>
      <w:r>
        <w:rPr>
          <w:rFonts w:cs="Arial"/>
        </w:rPr>
        <w:instrText xml:space="preserve"> ADDIN ZOTERO_ITEM CSL_CITATION {"citationID":"ipvxvEI7","properties":{"formattedCitation":"(LaMontagne et al. 2002)","plainCitation":"(LaMontagne et al. 2002)","dontUpdate":true,"noteIndex":0},"citationItems":[{"id":242,"uris":["http://zotero.org/users/11595137/items/MPE9JVIH"],"itemData":{"id":242,"type":"article-journal","abstract":"[1. Population viability analyses (PVAs) are commonly used to identify species of concern. Many PVA techniques assume that all populations are regulated by a single mechanism. 2. We compared population viability predictions for three subspecies of sage grouse (Centrocercus spp.) based on the assumptions that: (i) population regulation was density-independent vs. dependent on more complex feedback mechanisms; (ii) the mechanism of population regulation was homogeneous within a region vs. heterogeneous among leks; (iii) environmental variation was spatially correlated within regions vs. uncorrelated among leks. 3. We used sage grouse as a model species for this analysis because counts of lekking male grouse are available in some areas since the 1950s, these counts are known to fluctuate widely, and sage grouse appear to be declining throughout their range. 4. We fit population regulation models to data including density-independence, density-dependence, delayed density-dependence and a simplified version of Turchin &amp; Taylor's (1992) response surface model. 5. We show that the best-fit models typically include spatial heterogeneity in mechanisms of population regulation. Inclusion of spatial heterogeneity increased expected time for population persistence, and changed the rank order of risk of extinction for different regions. 6. We suggest that it is important to consider multiple models of population regulation when applying population viability analysis techniques because viability projections are influenced strongly by model structure.]","archive":"JSTOR","container-title":"Journal of Animal Ecology","ISSN":"00218790, 13652656","issue":"4","note":"publisher: [Wiley, British Ecological Society]","page":"672-682","title":"Spatial Patterns of Population Regulation in Sage Grouse (&lt;i&gt;Centrocercus spp.&lt;/i&gt;) Population Viability Analysis","volume":"71","author":[{"family":"LaMontagne","given":"Jalene M."},{"family":"Irvine","given":"Robyn L."},{"family":"Crone","given":"Elizabeth E."}],"issued":{"date-parts":[["2002"]]}}}],"schema":"https://github.com/citation-style-language/schema/raw/master/csl-citation.json"} </w:instrText>
      </w:r>
      <w:r>
        <w:rPr>
          <w:rFonts w:cs="Arial"/>
        </w:rPr>
        <w:fldChar w:fldCharType="separate"/>
      </w:r>
      <w:r w:rsidRPr="00212710">
        <w:rPr>
          <w:rFonts w:cs="Arial"/>
        </w:rPr>
        <w:t xml:space="preserve">LaMontagne et al. </w:t>
      </w:r>
      <w:r>
        <w:rPr>
          <w:rFonts w:cs="Arial"/>
        </w:rPr>
        <w:t>(</w:t>
      </w:r>
      <w:r w:rsidRPr="00212710">
        <w:rPr>
          <w:rFonts w:cs="Arial"/>
        </w:rPr>
        <w:t>2002)</w:t>
      </w:r>
      <w:r>
        <w:rPr>
          <w:rFonts w:cs="Arial"/>
        </w:rPr>
        <w:fldChar w:fldCharType="end"/>
      </w:r>
      <w:r>
        <w:rPr>
          <w:rFonts w:cs="Arial"/>
        </w:rPr>
        <w:t xml:space="preserve"> suggests incorporating spatial heterogeneity when modeling these regulatory mechanisms. The prospect of such </w:t>
      </w:r>
      <w:r>
        <w:rPr>
          <w:rFonts w:cs="Arial"/>
        </w:rPr>
        <w:lastRenderedPageBreak/>
        <w:t xml:space="preserve">spatial heterogeneity is supported by previous estimates of regional differences in survival among these populations and their respective high fidelity rates, which suggests these populations are likely facing different types or levels of threats (Chapters 2 and 3). </w:t>
      </w:r>
      <w:r w:rsidRPr="00021003">
        <w:rPr>
          <w:rFonts w:cs="Arial"/>
        </w:rPr>
        <w:t>Although differing extinction risks among populations i</w:t>
      </w:r>
      <w:r w:rsidR="00B11D1C">
        <w:rPr>
          <w:rFonts w:cs="Arial"/>
        </w:rPr>
        <w:t>s no</w:t>
      </w:r>
      <w:r w:rsidRPr="00021003">
        <w:rPr>
          <w:rFonts w:cs="Arial"/>
        </w:rPr>
        <w:t xml:space="preserve">t among the criteria for DPS classification, reclassification of Gulf Sturgeon as DPS’s may allow managers to better account for </w:t>
      </w:r>
      <w:r>
        <w:rPr>
          <w:rFonts w:cs="Arial"/>
        </w:rPr>
        <w:t xml:space="preserve">potential </w:t>
      </w:r>
      <w:r w:rsidRPr="00021003">
        <w:rPr>
          <w:rFonts w:cs="Arial"/>
        </w:rPr>
        <w:t xml:space="preserve">differences in viability </w:t>
      </w:r>
      <w:r>
        <w:rPr>
          <w:rFonts w:cs="Arial"/>
        </w:rPr>
        <w:t>through</w:t>
      </w:r>
      <w:r w:rsidRPr="00021003">
        <w:rPr>
          <w:rFonts w:cs="Arial"/>
        </w:rPr>
        <w:t xml:space="preserve"> restoration actions and potentially delisting specific DPS’s that no longer warrant protection under the ESA.</w:t>
      </w:r>
      <w:r>
        <w:rPr>
          <w:rFonts w:cs="Arial"/>
        </w:rPr>
        <w:t xml:space="preserve"> Future studies of Gulf Sturgeon population viability should consider assessing the impact of different population regulation assumptions on extirpation risk, particularly for the western Gulf populations. </w:t>
      </w:r>
    </w:p>
    <w:p w14:paraId="5C99F393" w14:textId="77777777" w:rsidR="009A7CB5" w:rsidRDefault="009A7CB5" w:rsidP="009A7CB5">
      <w:pPr>
        <w:pStyle w:val="ListParagraph"/>
        <w:spacing w:line="480" w:lineRule="auto"/>
        <w:ind w:left="0" w:firstLine="720"/>
        <w:rPr>
          <w:rFonts w:cs="Arial"/>
        </w:rPr>
      </w:pPr>
      <w:r w:rsidRPr="00312E5A">
        <w:rPr>
          <w:rFonts w:cs="Arial"/>
        </w:rPr>
        <w:t>The decline in Gulf Sturgeon populations was initially due to overfishing</w:t>
      </w:r>
      <w:r>
        <w:rPr>
          <w:rFonts w:cs="Arial"/>
        </w:rPr>
        <w:t xml:space="preserve"> and other factors</w:t>
      </w:r>
      <w:r w:rsidRPr="00312E5A">
        <w:rPr>
          <w:rFonts w:cs="Arial"/>
        </w:rPr>
        <w:t xml:space="preserve"> </w:t>
      </w:r>
      <w:r>
        <w:rPr>
          <w:rFonts w:cs="Arial"/>
        </w:rPr>
        <w:fldChar w:fldCharType="begin"/>
      </w:r>
      <w:r>
        <w:rPr>
          <w:rFonts w:cs="Arial"/>
        </w:rPr>
        <w:instrText xml:space="preserve"> ADDIN ZOTERO_ITEM CSL_CITATION {"citationID":"91uoLpN2","properties":{"formattedCitation":"(NOAA and USFWS (National Oceanic Atmospheric Administration and U.S. Fish and Wildlife Service) 1991)","plainCitation":"(NOAA and USFWS (National Oceanic Atmospheric Administration and U.S. Fish and Wildlife Service) 1991)","dontUpdate":true,"noteIndex":0},"citationItems":[{"id":37,"uris":["http://zotero.org/users/11595137/items/7YB57D8I"],"itemData":{"id":37,"type":"legislation","container-title":"56 FR 49653","number":"Federal Register 56(189)","page":"49653–49658","title":"Threatened status for the Gulf Sturgeon. Final rule.","URL":"https://www.federalregister.gov/documents/2012/02/06/2012-1946/endangered-and-threatened-wildlife-and-plants-threatened-and-endangered-status-for-distinct","author":[{"family":"NOAA and USFWS (National Oceanic Atmospheric Administration and U.S. Fish and Wildlife Service)","given":""}],"issued":{"date-parts":[["1991",9,30]]}}}],"schema":"https://github.com/citation-style-language/schema/raw/master/csl-citation.json"} </w:instrText>
      </w:r>
      <w:r>
        <w:rPr>
          <w:rFonts w:cs="Arial"/>
        </w:rPr>
        <w:fldChar w:fldCharType="separate"/>
      </w:r>
      <w:r w:rsidRPr="009F1061">
        <w:rPr>
          <w:rFonts w:cs="Arial"/>
        </w:rPr>
        <w:t>(NOAA and USFWS 1991)</w:t>
      </w:r>
      <w:r>
        <w:rPr>
          <w:rFonts w:cs="Arial"/>
        </w:rPr>
        <w:fldChar w:fldCharType="end"/>
      </w:r>
      <w:r w:rsidRPr="00312E5A">
        <w:rPr>
          <w:rFonts w:cs="Arial"/>
        </w:rPr>
        <w:t xml:space="preserve">. </w:t>
      </w:r>
      <w:r>
        <w:rPr>
          <w:rFonts w:cs="Arial"/>
        </w:rPr>
        <w:t>D</w:t>
      </w:r>
      <w:r w:rsidRPr="00312E5A">
        <w:rPr>
          <w:rFonts w:cs="Arial"/>
        </w:rPr>
        <w:t xml:space="preserve">espite </w:t>
      </w:r>
      <w:r>
        <w:rPr>
          <w:rFonts w:cs="Arial"/>
        </w:rPr>
        <w:t>a harvest moratorium Gulf Sturgeon</w:t>
      </w:r>
      <w:r w:rsidRPr="00192F50">
        <w:rPr>
          <w:rFonts w:cs="Arial"/>
        </w:rPr>
        <w:t xml:space="preserve"> populations have not rebounded to previous levels</w:t>
      </w:r>
      <w:r>
        <w:rPr>
          <w:rFonts w:cs="Arial"/>
        </w:rPr>
        <w:t xml:space="preserve"> </w:t>
      </w:r>
      <w:r>
        <w:rPr>
          <w:rFonts w:cs="Arial"/>
        </w:rPr>
        <w:fldChar w:fldCharType="begin"/>
      </w:r>
      <w:r>
        <w:rPr>
          <w:rFonts w:cs="Arial"/>
        </w:rPr>
        <w:instrText xml:space="preserve"> ADDIN ZOTERO_ITEM CSL_CITATION {"citationID":"xrPDpCaa","properties":{"formattedCitation":"(Odenkirk 1989; USFWS and GSMFC (U.S. Fish and Wildlife Service and Gulf States Marine Fisheries Commission) 1995; Ahrens and Pine 2014)","plainCitation":"(Odenkirk 1989; USFWS and GSMFC (U.S. Fish and Wildlife Service and Gulf States Marine Fisheries Commission) 1995; Ahrens and Pine 2014)","dontUpdate":true,"noteIndex":0},"citationItems":[{"id":79,"uris":["http://zotero.org/users/11595137/items/92NB6ALG"],"itemData":{"id":79,"type":"paper-conference","container-title":"Proceedings of the Annual Conference of the Southeastern Association of Fish and Wildlife Agencies","page":"230-238","title":"Movements of Gulf of Mexico sturgeon in the Apalachicola River, Florida","volume":"43","author":[{"family":"Odenkirk","given":"John S."}],"issued":{"date-parts":[["1989"]]}}},{"id":63,"uris":["http://zotero.org/users/11595137/items/RJA84CKM"],"itemData":{"id":63,"type":"report","title":"Gulf Sturgeon recovery Plan. Atlanta, Georgia. 170 pp.","author":[{"family":"USFWS and GSMFC (U.S. Fish and Wildlife Service and Gulf States Marine Fisheries Commission)","given":""}],"issued":{"date-parts":[["1995"]]}}},{"id":1,"uris":["http://zotero.org/users/11595137/items/JPZKLA4F"],"itemData":{"id":1,"type":"article-journal","container-title":"Marine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rPr>
          <w:rFonts w:cs="Arial"/>
        </w:rPr>
        <w:fldChar w:fldCharType="separate"/>
      </w:r>
      <w:r w:rsidRPr="009F1061">
        <w:rPr>
          <w:rFonts w:cs="Arial"/>
        </w:rPr>
        <w:t>(Odenkirk 1989; USFWS and GSMFC 1995; Ahrens and Pine 2014)</w:t>
      </w:r>
      <w:r>
        <w:rPr>
          <w:rFonts w:cs="Arial"/>
        </w:rPr>
        <w:fldChar w:fldCharType="end"/>
      </w:r>
      <w:r>
        <w:rPr>
          <w:rFonts w:cs="Arial"/>
        </w:rPr>
        <w:t xml:space="preserve">. </w:t>
      </w:r>
      <w:r>
        <w:rPr>
          <w:rFonts w:cs="Arial"/>
        </w:rPr>
        <w:fldChar w:fldCharType="begin"/>
      </w:r>
      <w:r>
        <w:rPr>
          <w:rFonts w:cs="Arial"/>
        </w:rPr>
        <w:instrText xml:space="preserve"> ADDIN ZOTERO_ITEM CSL_CITATION {"citationID":"VDBh1OEo","properties":{"formattedCitation":"(Flowers et al. 2020)","plainCitation":"(Flowers et al. 2020)","dontUpdate":true,"noteIndex":0},"citationItems":[{"id":14,"uris":["http://zotero.org/users/11595137/items/4ZG2L5KH"],"itemData":{"id":14,"type":"article-journal","container-title":"Marine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9F1061">
        <w:rPr>
          <w:rFonts w:cs="Arial"/>
        </w:rPr>
        <w:t xml:space="preserve">Flowers et al. </w:t>
      </w:r>
      <w:r>
        <w:rPr>
          <w:rFonts w:cs="Arial"/>
        </w:rPr>
        <w:t>(</w:t>
      </w:r>
      <w:r w:rsidRPr="009F1061">
        <w:rPr>
          <w:rFonts w:cs="Arial"/>
        </w:rPr>
        <w:t>2020)</w:t>
      </w:r>
      <w:r>
        <w:rPr>
          <w:rFonts w:cs="Arial"/>
        </w:rPr>
        <w:fldChar w:fldCharType="end"/>
      </w:r>
      <w:r>
        <w:rPr>
          <w:rFonts w:cs="Arial"/>
        </w:rPr>
        <w:t xml:space="preserve"> assessed the utility of different management actions to promote Gulf Sturgeon recovery and identified fishery closure as likely the single most effective recovery measure. However, these authors highlight how the full benefits of this closure are not likely to be realized for decades because of the </w:t>
      </w:r>
      <w:r w:rsidRPr="00192F50">
        <w:rPr>
          <w:rFonts w:cs="Arial"/>
        </w:rPr>
        <w:t xml:space="preserve">severe depletion of older, fecund fish before closure resulted in an erosion of the age structure </w:t>
      </w:r>
      <w:r>
        <w:rPr>
          <w:rFonts w:cs="Arial"/>
        </w:rPr>
        <w:fldChar w:fldCharType="begin"/>
      </w:r>
      <w:r>
        <w:rPr>
          <w:rFonts w:cs="Arial"/>
        </w:rPr>
        <w:instrText xml:space="preserve"> ADDIN ZOTERO_ITEM CSL_CITATION {"citationID":"WtMC4MCk","properties":{"formattedCitation":"(Walters et al. 2008; Flowers et al. 2020)","plainCitation":"(Walters et al. 2008; Flowers et al. 2020)","noteIndex":0},"citationItems":[{"id":239,"uris":["http://zotero.org/users/11595137/items/XMGD37W5"],"itemData":{"id":239,"type":"article-journal","abstract":"Surplus production rates predicted by simple biomass dynamics models are generally expected to follow a simple dome-shaped pattern as population size changes and to show similar trajectories during population decline and recovery. Age-structured models, however, predict substantially lower surplus production rates during population recovery than during decline because of reduced mean fecundity, unless recruitment compensation is very strong. Ecosystem models like Ecosim predict more complex patterns, with reduced production during recoveries due to both age-structure effects and cultivation–depensation effects related to changes in competitor and predator abundances. Production-driven recoveries, where surplus production per biomass is higher during recovery than decline, are predicted in cases where there has been substantial change in overall ecosystem productivity or community structure. 110 case examples illustrate that simple, repeatable relationships between stock size and production are uncommon, and the most common pattern is production-driven change in stock size, where changes in production rate apparently independent of stock size then drive stock increase or decrease. We conclude that nonstationarity in productivity needs to be considered as part of population rebuilding and that empirical estimates of surplus production may provide insight in this process.","container-title":"Canadian Journal of Fisheries and Aquatic Sciences","DOI":"10.1139/F08-170","ISSN":"0706-652X, 1205-7533","issue":"11","journalAbbreviation":"Can. J. Fish. Aquat. Sci.","language":"en","page":"2536-2551","source":"DOI.org (Crossref)","title":"Surplus production dynamics in declining and recovering fish populations","volume":"65","author":[{"family":"Walters","given":"Carl J."},{"family":"Hilborn","given":"Ray"},{"family":"Christensen","given":"Villy"}],"issued":{"date-parts":[["2008",11]]}}},{"id":14,"uris":["http://zotero.org/users/11595137/items/4ZG2L5KH"],"itemData":{"id":14,"type":"article-journal","container-title":"Marine and Coastal Fisheries","DOI":"10.1002/mcf2.10105","ISSN":"1942-5120, 1942-5120","issue":"1","journalAbbreviation":"Mar Coast Fish","language":"en","page":"33-49","source":"DOI.org (Crossref)","title":"Evaluating Population Recovery Characteristics and Potential Recovery Actions for a Long</w:instrText>
      </w:r>
      <w:r>
        <w:rPr>
          <w:rFonts w:ascii="Cambria Math" w:hAnsi="Cambria Math" w:cs="Cambria Math"/>
        </w:rPr>
        <w:instrText>‐</w:instrText>
      </w:r>
      <w:r>
        <w:rPr>
          <w:rFonts w:cs="Arial"/>
        </w:rPr>
        <w:instrText>Lived Protected Species: A Case History of Gulf Sturgeon in the Apalachicola River","title-short":"Evaluating Population Recovery Characteristics and Potential Recovery Actions for a Long</w:instrText>
      </w:r>
      <w:r>
        <w:rPr>
          <w:rFonts w:ascii="Cambria Math" w:hAnsi="Cambria Math" w:cs="Cambria Math"/>
        </w:rPr>
        <w:instrText>‐</w:instrText>
      </w:r>
      <w:r>
        <w:rPr>
          <w:rFonts w:cs="Arial"/>
        </w:rPr>
        <w:instrText xml:space="preserve">Lived Protected Species","volume":"12","author":[{"family":"Flowers","given":"H. Jared"},{"family":"Pine","given":"William E."},{"family":"Van Poorten","given":"Brett T."},{"family":"Camp","given":"Edward V."}],"issued":{"date-parts":[["2020",2]]}}}],"schema":"https://github.com/citation-style-language/schema/raw/master/csl-citation.json"} </w:instrText>
      </w:r>
      <w:r>
        <w:rPr>
          <w:rFonts w:cs="Arial"/>
        </w:rPr>
        <w:fldChar w:fldCharType="separate"/>
      </w:r>
      <w:r w:rsidRPr="00A54788">
        <w:rPr>
          <w:rFonts w:cs="Arial"/>
        </w:rPr>
        <w:t>(Walters et al. 2008; Flowers et al. 2020)</w:t>
      </w:r>
      <w:r>
        <w:rPr>
          <w:rFonts w:cs="Arial"/>
        </w:rPr>
        <w:fldChar w:fldCharType="end"/>
      </w:r>
      <w:r>
        <w:rPr>
          <w:rFonts w:cs="Arial"/>
        </w:rPr>
        <w:t>. O</w:t>
      </w:r>
      <w:r w:rsidRPr="00312E5A">
        <w:rPr>
          <w:rFonts w:cs="Arial"/>
        </w:rPr>
        <w:t xml:space="preserve">ur results suggest </w:t>
      </w:r>
      <w:r>
        <w:rPr>
          <w:rFonts w:cs="Arial"/>
        </w:rPr>
        <w:t xml:space="preserve">chronic </w:t>
      </w:r>
      <w:r w:rsidRPr="00312E5A">
        <w:rPr>
          <w:rFonts w:cs="Arial"/>
        </w:rPr>
        <w:t>increases in baseline adult mortality represent the greatest threat to Gulf Sturgeon population viability</w:t>
      </w:r>
      <w:r>
        <w:rPr>
          <w:rFonts w:cs="Arial"/>
        </w:rPr>
        <w:t>. If age structure erosion is delaying recovery by limiting recruitment, it would be expected that additional adult mortality would exacerbate this issue.</w:t>
      </w:r>
    </w:p>
    <w:p w14:paraId="192233B5" w14:textId="49296EE6" w:rsidR="009A7CB5" w:rsidRDefault="009A7CB5" w:rsidP="009A7CB5">
      <w:pPr>
        <w:spacing w:line="480" w:lineRule="auto"/>
        <w:ind w:firstLine="720"/>
        <w:rPr>
          <w:rFonts w:cs="Arial"/>
        </w:rPr>
      </w:pPr>
      <w:r w:rsidRPr="008152CD">
        <w:rPr>
          <w:rFonts w:cs="Arial"/>
        </w:rPr>
        <w:lastRenderedPageBreak/>
        <w:t>The relative contributions of demographic stochasticity (creeping chronic mortality rates and recruitment failure) and environmental stochasticity (e.g., hurricanes) to extinction risk, depend on the magnitude and frequency of episodic mortality events</w:t>
      </w:r>
      <w:r>
        <w:rPr>
          <w:rFonts w:cs="Arial"/>
        </w:rPr>
        <w:t xml:space="preserve"> and the</w:t>
      </w:r>
      <w:r w:rsidRPr="008152CD">
        <w:rPr>
          <w:rFonts w:cs="Arial"/>
        </w:rPr>
        <w:t xml:space="preserve"> mean and variance of the long-term population growth rate</w:t>
      </w:r>
      <w:r>
        <w:rPr>
          <w:rFonts w:cs="Arial"/>
        </w:rPr>
        <w:t xml:space="preserve"> beneath carrying capacity</w:t>
      </w:r>
      <w:r w:rsidRPr="008152CD">
        <w:rPr>
          <w:rFonts w:cs="Arial"/>
        </w:rPr>
        <w:t xml:space="preserve"> </w:t>
      </w:r>
      <w:r>
        <w:rPr>
          <w:rFonts w:cs="Arial"/>
        </w:rPr>
        <w:t>(</w:t>
      </w:r>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r>
        <w:rPr>
          <w:rFonts w:cs="Arial"/>
        </w:rPr>
        <w:t xml:space="preserve">) </w:t>
      </w:r>
      <w:r w:rsidRPr="008152CD">
        <w:rPr>
          <w:rFonts w:cs="Arial"/>
        </w:rPr>
        <w:fldChar w:fldCharType="begin"/>
      </w:r>
      <w:r w:rsidRPr="008152CD">
        <w:rPr>
          <w:rFonts w:cs="Arial"/>
        </w:rPr>
        <w:instrText xml:space="preserve"> ADDIN ZOTERO_ITEM CSL_CITATION {"citationID":"yXwdRhc3","properties":{"formattedCitation":"(Lande 1993)","plainCitation":"(Lande 1993)","noteIndex":0},"citationItems":[{"id":181,"uris":["http://zotero.org/users/11595137/items/9J6RVWPJ"],"itemData":{"id":181,"type":"article-journal","container-title":"The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sidRPr="008152CD">
        <w:rPr>
          <w:rFonts w:cs="Arial"/>
        </w:rPr>
        <w:fldChar w:fldCharType="separate"/>
      </w:r>
      <w:r w:rsidRPr="008152CD">
        <w:rPr>
          <w:rFonts w:cs="Arial"/>
        </w:rPr>
        <w:t>(</w:t>
      </w:r>
      <w:proofErr w:type="spellStart"/>
      <w:r w:rsidRPr="008152CD">
        <w:rPr>
          <w:rFonts w:cs="Arial"/>
        </w:rPr>
        <w:t>Lande</w:t>
      </w:r>
      <w:proofErr w:type="spellEnd"/>
      <w:r w:rsidRPr="008152CD">
        <w:rPr>
          <w:rFonts w:cs="Arial"/>
        </w:rPr>
        <w:t xml:space="preserve"> 1993)</w:t>
      </w:r>
      <w:r w:rsidRPr="008152CD">
        <w:rPr>
          <w:rFonts w:cs="Arial"/>
        </w:rPr>
        <w:fldChar w:fldCharType="end"/>
      </w:r>
      <w:r w:rsidRPr="008152CD">
        <w:rPr>
          <w:rFonts w:cs="Arial"/>
        </w:rPr>
        <w:t>.</w:t>
      </w:r>
      <w:r>
        <w:rPr>
          <w:rFonts w:cs="Arial"/>
        </w:rPr>
        <w:t xml:space="preserve"> We simulated different frequencies of a realistically sized mortality event to better understand how episodic events of this severity increase extinction risks to populations of different sizes. We found similar increases between increasing frequency of episodic mortality and a chronic increasing of mortality over time. This is because when events occur with high frequency the impact to the population is the same as if the population was incrementally increasing. We found that increases in the frequency of episodic mortality events increased extirpation risk such that increases in frequency had a pseudo-chronic effect of increasing total mortality over time. Predicting the frequency and severity of episodic threats is a critical element of population extinction risk assessments </w:t>
      </w:r>
      <w:r>
        <w:rPr>
          <w:rFonts w:cs="Arial"/>
        </w:rPr>
        <w:fldChar w:fldCharType="begin"/>
      </w:r>
      <w:r>
        <w:rPr>
          <w:rFonts w:cs="Arial"/>
        </w:rPr>
        <w:instrText xml:space="preserve"> ADDIN ZOTERO_ITEM CSL_CITATION {"citationID":"AdSzrFoI","properties":{"formattedCitation":"(Menges 1990; Lande 1993; Mangel and Tier 1994)","plainCitation":"(Menges 1990; Lande 1993; Mangel and Tier 1994)","noteIndex":0},"citationItems":[{"id":182,"uris":["http://zotero.org/users/11595137/items/UATHHIDD"],"itemData":{"id":182,"type":"article-journal","container-title":"Conservation Biology","DOI":"10.1111/j.1523-1739.1990.tb00267.x","ISSN":"0888-8892, 1523-1739","issue":"1","journalAbbreviation":"Conservation Biology","language":"en","page":"52-62","source":"DOI.org (Crossref)","title":"Population Viability Analysis for an Endangered Plant","volume":"4","author":[{"family":"Menges","given":"Eric S."}],"issued":{"date-parts":[["1990",3]]}}},{"id":181,"uris":["http://zotero.org/users/11595137/items/9J6RVWPJ"],"itemData":{"id":181,"type":"article-journal","container-title":"The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id":184,"uris":["http://zotero.org/users/11595137/items/FZ9DMJH3"],"itemData":{"id":184,"type":"article-journal","container-title":"Ecology","DOI":"10.2307/1941719","ISSN":"00129658","issue":"3","language":"en","page":"607-614","source":"DOI.org (Crossref)","title":"Four Facts Every Conservation Biologists Should Know about Persistence","volume":"75","author":[{"family":"Mangel","given":"Marc"},{"family":"Tier","given":"Charles"}],"issued":{"date-parts":[["1994",4]]}}}],"schema":"https://github.com/citation-style-language/schema/raw/master/csl-citation.json"} </w:instrText>
      </w:r>
      <w:r>
        <w:rPr>
          <w:rFonts w:cs="Arial"/>
        </w:rPr>
        <w:fldChar w:fldCharType="separate"/>
      </w:r>
      <w:r w:rsidRPr="00B05D00">
        <w:rPr>
          <w:rFonts w:cs="Arial"/>
        </w:rPr>
        <w:t xml:space="preserve">(Menges 1990; </w:t>
      </w:r>
      <w:proofErr w:type="spellStart"/>
      <w:r w:rsidRPr="00B05D00">
        <w:rPr>
          <w:rFonts w:cs="Arial"/>
        </w:rPr>
        <w:t>Lande</w:t>
      </w:r>
      <w:proofErr w:type="spellEnd"/>
      <w:r w:rsidRPr="00B05D00">
        <w:rPr>
          <w:rFonts w:cs="Arial"/>
        </w:rPr>
        <w:t xml:space="preserve"> 1993; </w:t>
      </w:r>
      <w:proofErr w:type="spellStart"/>
      <w:r w:rsidRPr="00B05D00">
        <w:rPr>
          <w:rFonts w:cs="Arial"/>
        </w:rPr>
        <w:t>Mangel</w:t>
      </w:r>
      <w:proofErr w:type="spellEnd"/>
      <w:r w:rsidRPr="00B05D00">
        <w:rPr>
          <w:rFonts w:cs="Arial"/>
        </w:rPr>
        <w:t xml:space="preserve"> and Tier 1994)</w:t>
      </w:r>
      <w:r>
        <w:rPr>
          <w:rFonts w:cs="Arial"/>
        </w:rPr>
        <w:fldChar w:fldCharType="end"/>
      </w:r>
      <w:r>
        <w:rPr>
          <w:rFonts w:cs="Arial"/>
        </w:rPr>
        <w:t xml:space="preserve">. Despite the inability to manage the occurrence of these episodic mortality events, better estimates of the frequencies and magnitudes of such events (e.g., </w:t>
      </w:r>
      <w:r w:rsidR="001F6508">
        <w:rPr>
          <w:rFonts w:cs="Arial"/>
        </w:rPr>
        <w:t xml:space="preserve">oil </w:t>
      </w:r>
      <w:r>
        <w:rPr>
          <w:rFonts w:cs="Arial"/>
        </w:rPr>
        <w:t xml:space="preserve">spills, hurricanes) will allow future PVA efforts to better represent the effects of these threats on Gulf Sturgeon population viability. </w:t>
      </w:r>
    </w:p>
    <w:p w14:paraId="50267068" w14:textId="77777777" w:rsidR="009A7CB5" w:rsidRDefault="009A7CB5" w:rsidP="009A7CB5">
      <w:pPr>
        <w:spacing w:line="480" w:lineRule="auto"/>
        <w:ind w:firstLine="720"/>
        <w:rPr>
          <w:rFonts w:cs="Arial"/>
        </w:rPr>
      </w:pPr>
      <w:r w:rsidRPr="00F426C7">
        <w:rPr>
          <w:rFonts w:cs="Arial"/>
        </w:rPr>
        <w:fldChar w:fldCharType="begin"/>
      </w:r>
      <w:r w:rsidRPr="00F426C7">
        <w:rPr>
          <w:rFonts w:cs="Arial"/>
        </w:rPr>
        <w:instrText xml:space="preserve"> ADDIN ZOTERO_ITEM CSL_CITATION {"citationID":"ozASCJUg","properties":{"formattedCitation":"(Lande 1993)","plainCitation":"(Lande 1993)","dontUpdate":true,"noteIndex":0},"citationItems":[{"id":181,"uris":["http://zotero.org/users/11595137/items/9J6RVWPJ"],"itemData":{"id":181,"type":"article-journal","container-title":"The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sidRPr="00F426C7">
        <w:rPr>
          <w:rFonts w:cs="Arial"/>
        </w:rPr>
        <w:fldChar w:fldCharType="separate"/>
      </w:r>
      <w:proofErr w:type="spellStart"/>
      <w:r w:rsidRPr="00F426C7">
        <w:rPr>
          <w:rFonts w:cs="Arial"/>
        </w:rPr>
        <w:t>Lande</w:t>
      </w:r>
      <w:proofErr w:type="spellEnd"/>
      <w:r w:rsidRPr="00F426C7">
        <w:rPr>
          <w:rFonts w:cs="Arial"/>
        </w:rPr>
        <w:t xml:space="preserve"> (1993)</w:t>
      </w:r>
      <w:r w:rsidRPr="00F426C7">
        <w:rPr>
          <w:rFonts w:cs="Arial"/>
        </w:rPr>
        <w:fldChar w:fldCharType="end"/>
      </w:r>
      <w:r w:rsidRPr="00F426C7">
        <w:rPr>
          <w:rFonts w:cs="Arial"/>
        </w:rPr>
        <w:t xml:space="preserve"> modeled density-dependent population growth with respect to different demographic risks and determined that a population of modest size can persist for a long time in the face of episodic mortality events if </w:t>
      </w:r>
      <w:bookmarkStart w:id="31" w:name="_Hlk142040547"/>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bookmarkEnd w:id="31"/>
      <w:r w:rsidRPr="00F426C7">
        <w:rPr>
          <w:rFonts w:cs="Arial"/>
        </w:rPr>
        <w:t xml:space="preserve"> is substantially positive. </w:t>
      </w:r>
      <w:r w:rsidRPr="005875CC">
        <w:rPr>
          <w:rFonts w:cs="Arial"/>
        </w:rPr>
        <w:t xml:space="preserve">High </w:t>
      </w:r>
      <m:oMath>
        <m:bar>
          <m:barPr>
            <m:pos m:val="top"/>
            <m:ctrlPr>
              <w:rPr>
                <w:rFonts w:ascii="Cambria Math" w:hAnsi="Cambria Math" w:cs="Arial"/>
                <w:iCs/>
                <w:shd w:val="clear" w:color="auto" w:fill="FFFFFF"/>
              </w:rPr>
            </m:ctrlPr>
          </m:barPr>
          <m:e>
            <m:r>
              <w:rPr>
                <w:rFonts w:ascii="Cambria Math" w:hAnsi="Cambria Math" w:cs="Arial"/>
                <w:shd w:val="clear" w:color="auto" w:fill="FFFFFF"/>
              </w:rPr>
              <m:t>r</m:t>
            </m:r>
          </m:e>
        </m:bar>
      </m:oMath>
      <w:r w:rsidRPr="005875CC">
        <w:rPr>
          <w:rFonts w:cs="Arial"/>
        </w:rPr>
        <w:t xml:space="preserve"> variability is commonly associated with lower population viability over time as this variability tends to slow long-term population growth leading to higher extirpation risk </w:t>
      </w:r>
      <w:r w:rsidRPr="005875CC">
        <w:rPr>
          <w:rFonts w:cs="Arial"/>
        </w:rPr>
        <w:lastRenderedPageBreak/>
        <w:t xml:space="preserve">than populations with less variable </w:t>
      </w:r>
      <m:oMath>
        <m:bar>
          <m:barPr>
            <m:pos m:val="top"/>
            <m:ctrlPr>
              <w:rPr>
                <w:rFonts w:ascii="Cambria Math" w:hAnsi="Cambria Math" w:cs="Arial"/>
                <w:iCs/>
                <w:color w:val="404040"/>
                <w:shd w:val="clear" w:color="auto" w:fill="FFFFFF"/>
              </w:rPr>
            </m:ctrlPr>
          </m:barPr>
          <m:e>
            <m:r>
              <w:rPr>
                <w:rFonts w:ascii="Cambria Math" w:hAnsi="Cambria Math" w:cs="Arial"/>
                <w:color w:val="404040"/>
                <w:shd w:val="clear" w:color="auto" w:fill="FFFFFF"/>
              </w:rPr>
              <m:t>r</m:t>
            </m:r>
          </m:e>
        </m:bar>
      </m:oMath>
      <w:r>
        <w:rPr>
          <w:rFonts w:eastAsiaTheme="minorEastAsia" w:cs="Arial"/>
          <w:iCs/>
          <w:color w:val="404040"/>
          <w:shd w:val="clear" w:color="auto" w:fill="FFFFFF"/>
        </w:rPr>
        <w:t xml:space="preserve"> </w:t>
      </w:r>
      <w:r>
        <w:rPr>
          <w:rFonts w:cs="Arial"/>
        </w:rPr>
        <w:fldChar w:fldCharType="begin"/>
      </w:r>
      <w:r>
        <w:rPr>
          <w:rFonts w:cs="Arial"/>
        </w:rPr>
        <w:instrText xml:space="preserve"> ADDIN ZOTERO_ITEM CSL_CITATION {"citationID":"BNqEQbT7","properties":{"formattedCitation":"(Morris and Doak 2002)","plainCitation":"(Morris and Doak 2002)","noteIndex":0},"citationItems":[{"id":241,"uris":["http://zotero.org/users/11595137/items/27P4E3ET"],"itemData":{"id":241,"type":"book","title":"Quantitative conservation biology: theory and practice of population viability analysis. Oxford University Press. Sinauer Associates, Inc., Sunderland, MA, USA","author":[{"family":"Morris","given":"William F."},{"family":"Doak","given":"Daniel F."}],"issued":{"date-parts":[["2002"]]}}}],"schema":"https://github.com/citation-style-language/schema/raw/master/csl-citation.json"} </w:instrText>
      </w:r>
      <w:r>
        <w:rPr>
          <w:rFonts w:cs="Arial"/>
        </w:rPr>
        <w:fldChar w:fldCharType="separate"/>
      </w:r>
      <w:r w:rsidRPr="00F426C7">
        <w:rPr>
          <w:rFonts w:cs="Arial"/>
        </w:rPr>
        <w:t xml:space="preserve">(Morris and </w:t>
      </w:r>
      <w:proofErr w:type="spellStart"/>
      <w:r w:rsidRPr="00F426C7">
        <w:rPr>
          <w:rFonts w:cs="Arial"/>
        </w:rPr>
        <w:t>Doak</w:t>
      </w:r>
      <w:proofErr w:type="spellEnd"/>
      <w:r w:rsidRPr="00F426C7">
        <w:rPr>
          <w:rFonts w:cs="Arial"/>
        </w:rPr>
        <w:t xml:space="preserve"> 2002)</w:t>
      </w:r>
      <w:r>
        <w:rPr>
          <w:rFonts w:cs="Arial"/>
        </w:rPr>
        <w:fldChar w:fldCharType="end"/>
      </w:r>
      <w:r w:rsidRPr="00F426C7">
        <w:rPr>
          <w:rFonts w:cs="Arial"/>
        </w:rPr>
        <w:t>.</w:t>
      </w:r>
      <w:r>
        <w:rPr>
          <w:rFonts w:cs="Arial"/>
        </w:rPr>
        <w:t xml:space="preserve"> Additional work to assess how Gulf Sturgeon population growth rates may differ among populations will provide additional insight into the resilience of these populations. </w:t>
      </w:r>
    </w:p>
    <w:p w14:paraId="6DB334D3" w14:textId="29DB6E07" w:rsidR="009A7CB5" w:rsidRDefault="009A7CB5" w:rsidP="009A7CB5">
      <w:pPr>
        <w:spacing w:line="480" w:lineRule="auto"/>
        <w:ind w:firstLine="720"/>
        <w:rPr>
          <w:rFonts w:cs="Arial"/>
        </w:rPr>
      </w:pPr>
      <w:r>
        <w:rPr>
          <w:rFonts w:cs="Arial"/>
        </w:rPr>
        <w:fldChar w:fldCharType="begin"/>
      </w:r>
      <w:r>
        <w:rPr>
          <w:rFonts w:cs="Arial"/>
        </w:rPr>
        <w:instrText xml:space="preserve"> ADDIN ZOTERO_ITEM CSL_CITATION {"citationID":"f7HbtjM1","properties":{"formattedCitation":"(Lande 1993)","plainCitation":"(Lande 1993)","dontUpdate":true,"noteIndex":0},"citationItems":[{"id":181,"uris":["http://zotero.org/users/11595137/items/9J6RVWPJ"],"itemData":{"id":181,"type":"article-journal","container-title":"The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Pr>
          <w:rFonts w:cs="Arial"/>
        </w:rPr>
        <w:fldChar w:fldCharType="separate"/>
      </w:r>
      <w:proofErr w:type="spellStart"/>
      <w:r w:rsidRPr="00B05D00">
        <w:rPr>
          <w:rFonts w:cs="Arial"/>
        </w:rPr>
        <w:t>Lande</w:t>
      </w:r>
      <w:proofErr w:type="spellEnd"/>
      <w:r w:rsidRPr="00B05D00">
        <w:rPr>
          <w:rFonts w:cs="Arial"/>
        </w:rPr>
        <w:t xml:space="preserve"> </w:t>
      </w:r>
      <w:r>
        <w:rPr>
          <w:rFonts w:cs="Arial"/>
        </w:rPr>
        <w:t>(</w:t>
      </w:r>
      <w:r w:rsidRPr="00B05D00">
        <w:rPr>
          <w:rFonts w:cs="Arial"/>
        </w:rPr>
        <w:t>1993)</w:t>
      </w:r>
      <w:r>
        <w:rPr>
          <w:rFonts w:cs="Arial"/>
        </w:rPr>
        <w:fldChar w:fldCharType="end"/>
      </w:r>
      <w:r>
        <w:rPr>
          <w:rFonts w:cs="Arial"/>
        </w:rPr>
        <w:t xml:space="preserve"> also suggested that in sufficiently large populations, environmental stochasticity poses a greater extinction risk than demographic stochasticity. Events associated with individual fish tend to average out in larger populations, but contribute disproportionately to the persistence of smaller populations </w:t>
      </w:r>
      <w:r>
        <w:rPr>
          <w:rFonts w:cs="Arial"/>
        </w:rPr>
        <w:fldChar w:fldCharType="begin"/>
      </w:r>
      <w:r>
        <w:rPr>
          <w:rFonts w:cs="Arial"/>
        </w:rPr>
        <w:instrText xml:space="preserve"> ADDIN ZOTERO_ITEM CSL_CITATION {"citationID":"qrK4W5jG","properties":{"formattedCitation":"(Lande 1993)","plainCitation":"(Lande 1993)","noteIndex":0},"citationItems":[{"id":181,"uris":["http://zotero.org/users/11595137/items/9J6RVWPJ"],"itemData":{"id":181,"type":"article-journal","container-title":"The American Naturalist","DOI":"10.1086/285580","ISSN":"0003-0147, 1537-5323","issue":"6","journalAbbreviation":"The American Naturalist","language":"en","page":"911-927","source":"DOI.org (Crossref)","title":"Risks of Population Extinction from Demographic and Environmental Stochasticity and Random Catastrophes","volume":"142","author":[{"family":"Lande","given":"Russell"}],"issued":{"date-parts":[["1993",12]]}}}],"schema":"https://github.com/citation-style-language/schema/raw/master/csl-citation.json"} </w:instrText>
      </w:r>
      <w:r>
        <w:rPr>
          <w:rFonts w:cs="Arial"/>
        </w:rPr>
        <w:fldChar w:fldCharType="separate"/>
      </w:r>
      <w:r w:rsidRPr="00B05D00">
        <w:rPr>
          <w:rFonts w:cs="Arial"/>
        </w:rPr>
        <w:t>(</w:t>
      </w:r>
      <w:proofErr w:type="spellStart"/>
      <w:r w:rsidRPr="00B05D00">
        <w:rPr>
          <w:rFonts w:cs="Arial"/>
        </w:rPr>
        <w:t>Lande</w:t>
      </w:r>
      <w:proofErr w:type="spellEnd"/>
      <w:r w:rsidRPr="00B05D00">
        <w:rPr>
          <w:rFonts w:cs="Arial"/>
        </w:rPr>
        <w:t xml:space="preserve"> 1993)</w:t>
      </w:r>
      <w:r>
        <w:rPr>
          <w:rFonts w:cs="Arial"/>
        </w:rPr>
        <w:fldChar w:fldCharType="end"/>
      </w:r>
      <w:r>
        <w:rPr>
          <w:rFonts w:cs="Arial"/>
        </w:rPr>
        <w:t xml:space="preserve">. Therefore, higher estimates of baseline mortality in smaller populations are cause for greater concern than in larger populations. While the viability of larger populations may be less vulnerable to individual fates, they are still susceptible to mass die-offs associated with phenomena such as </w:t>
      </w:r>
      <w:r w:rsidR="001F6508">
        <w:rPr>
          <w:rFonts w:cs="Arial"/>
        </w:rPr>
        <w:t xml:space="preserve">oil </w:t>
      </w:r>
      <w:r>
        <w:rPr>
          <w:rFonts w:cs="Arial"/>
        </w:rPr>
        <w:t xml:space="preserve">spills </w:t>
      </w:r>
      <w:r>
        <w:rPr>
          <w:rFonts w:cs="Arial"/>
        </w:rPr>
        <w:fldChar w:fldCharType="begin"/>
      </w:r>
      <w:r>
        <w:rPr>
          <w:rFonts w:cs="Arial"/>
        </w:rPr>
        <w:instrText xml:space="preserve"> ADDIN ZOTERO_ITEM CSL_CITATION {"citationID":"CWymrnKk","properties":{"formattedCitation":"(Yaghmour et al. 2022)","plainCitation":"(Yaghmour et al. 2022)","noteIndex":0},"citationItems":[{"id":237,"uris":["http://zotero.org/users/11595137/items/BELTZ95V"],"itemData":{"id":237,"type":"article-journal","container-title":"Science of The Total Environment","DOI":"10.1016/j.scitotenv.2022.154072","ISSN":"00489697","journalAbbreviation":"Science of The Total Environment","language":"en","page":"154072","source":"DOI.org (Crossref)","title":"Oil spill causes mass mortality of sea snakes in the Gulf of Oman","volume":"825","author":[{"family":"Yaghmour","given":"Fadi"},{"family":"Els","given":"Johannes"},{"family":"Maio","given":"Elisa"},{"family":"Whittington-Jones","given":"Brendan"},{"family":"Samara","given":"Fatin"},{"family":"El Sayed","given":"Yehya"},{"family":"Ploeg","given":"Richard"},{"family":"Alzaabi","given":"Alyazia"},{"family":"Philip","given":"Susannah"},{"family":"Budd","given":"Jane"},{"family":"Mupandawana","given":"Marshall"}],"issued":{"date-parts":[["2022",6]]}}}],"schema":"https://github.com/citation-style-language/schema/raw/master/csl-citation.json"} </w:instrText>
      </w:r>
      <w:r>
        <w:rPr>
          <w:rFonts w:cs="Arial"/>
        </w:rPr>
        <w:fldChar w:fldCharType="separate"/>
      </w:r>
      <w:r w:rsidRPr="002D6586">
        <w:rPr>
          <w:rFonts w:cs="Arial"/>
        </w:rPr>
        <w:t>(</w:t>
      </w:r>
      <w:proofErr w:type="spellStart"/>
      <w:r w:rsidRPr="002D6586">
        <w:rPr>
          <w:rFonts w:cs="Arial"/>
        </w:rPr>
        <w:t>Yaghmour</w:t>
      </w:r>
      <w:proofErr w:type="spellEnd"/>
      <w:r w:rsidRPr="002D6586">
        <w:rPr>
          <w:rFonts w:cs="Arial"/>
        </w:rPr>
        <w:t xml:space="preserve"> et al. 2022)</w:t>
      </w:r>
      <w:r>
        <w:rPr>
          <w:rFonts w:cs="Arial"/>
        </w:rPr>
        <w:fldChar w:fldCharType="end"/>
      </w:r>
      <w:r>
        <w:rPr>
          <w:rFonts w:cs="Arial"/>
        </w:rPr>
        <w:t xml:space="preserve"> or pathogens </w:t>
      </w:r>
      <w:r>
        <w:rPr>
          <w:rFonts w:cs="Arial"/>
        </w:rPr>
        <w:fldChar w:fldCharType="begin"/>
      </w:r>
      <w:r>
        <w:rPr>
          <w:rFonts w:cs="Arial"/>
        </w:rPr>
        <w:instrText xml:space="preserve"> ADDIN ZOTERO_ITEM CSL_CITATION {"citationID":"o0P6GcZu","properties":{"formattedCitation":"(Fereidouni et al. 2019)","plainCitation":"(Fereidouni et al. 2019)","noteIndex":0},"citationItems":[{"id":235,"uris":["http://zotero.org/users/11595137/items/IAVNEVU8"],"itemData":{"id":235,"type":"article-journal","container-title":"Emerging Infectious Diseases","DOI":"10.3201/eid2506.180990","ISSN":"1080-6040, 1080-6059","issue":"6","journalAbbreviation":"Emerg. Infect. Dis.","page":"1169-1176","source":"DOI.org (Crossref)","title":"Mass Die-Off of Saiga Antelopes, Kazakhstan, 2015","volume":"25","author":[{"family":"Fereidouni","given":"Sasan"},{"family":"Freimanis","given":"Graham L."},{"family":"Orynbayev","given":"Mukhit"},{"family":"Ribeca","given":"Paolo"},{"family":"Flannery","given":"John"},{"family":"King","given":"Donald P."},{"family":"Zuther","given":"Steffen"},{"family":"Beer","given":"Martin"},{"family":"Höper","given":"Dirk"},{"family":"Kydyrmanov","given":"Aidyn"},{"family":"Karamendin","given":"Kobey"},{"family":"Kock","given":"Richard"}],"issued":{"date-parts":[["2019",6]]}}}],"schema":"https://github.com/citation-style-language/schema/raw/master/csl-citation.json"} </w:instrText>
      </w:r>
      <w:r>
        <w:rPr>
          <w:rFonts w:cs="Arial"/>
        </w:rPr>
        <w:fldChar w:fldCharType="separate"/>
      </w:r>
      <w:r w:rsidRPr="002D6586">
        <w:rPr>
          <w:rFonts w:cs="Arial"/>
        </w:rPr>
        <w:t>(</w:t>
      </w:r>
      <w:proofErr w:type="spellStart"/>
      <w:r w:rsidRPr="002D6586">
        <w:rPr>
          <w:rFonts w:cs="Arial"/>
        </w:rPr>
        <w:t>Fereidouni</w:t>
      </w:r>
      <w:proofErr w:type="spellEnd"/>
      <w:r w:rsidRPr="002D6586">
        <w:rPr>
          <w:rFonts w:cs="Arial"/>
        </w:rPr>
        <w:t xml:space="preserve"> et al. 2019)</w:t>
      </w:r>
      <w:r>
        <w:rPr>
          <w:rFonts w:cs="Arial"/>
        </w:rPr>
        <w:fldChar w:fldCharType="end"/>
      </w:r>
      <w:r>
        <w:rPr>
          <w:rFonts w:cs="Arial"/>
        </w:rPr>
        <w:t xml:space="preserve">. This suggests episodic mortality likely poses a greater threat to population </w:t>
      </w:r>
      <w:r w:rsidR="001F6508">
        <w:rPr>
          <w:rFonts w:cs="Arial"/>
        </w:rPr>
        <w:t>viability for larger Gulf Sturgeon populations (e.g., Suwannee River) than creeping chronic mortality or recruitment failure.</w:t>
      </w:r>
    </w:p>
    <w:p w14:paraId="0EFE63D6" w14:textId="15669FFC" w:rsidR="009A7CB5" w:rsidRPr="00311EFE" w:rsidRDefault="009A7CB5" w:rsidP="009A7CB5">
      <w:pPr>
        <w:spacing w:line="480" w:lineRule="auto"/>
        <w:ind w:firstLine="720"/>
        <w:rPr>
          <w:rFonts w:cs="Arial"/>
        </w:rPr>
      </w:pPr>
      <w:r w:rsidRPr="00311EFE">
        <w:rPr>
          <w:rFonts w:cs="Arial"/>
        </w:rPr>
        <w:t xml:space="preserve">All plant and animal species </w:t>
      </w:r>
      <w:r>
        <w:rPr>
          <w:rFonts w:cs="Arial"/>
        </w:rPr>
        <w:t xml:space="preserve">may be </w:t>
      </w:r>
      <w:r w:rsidRPr="00311EFE">
        <w:rPr>
          <w:rFonts w:cs="Arial"/>
        </w:rPr>
        <w:t>at risk in coming decades from increasing threat</w:t>
      </w:r>
      <w:r>
        <w:rPr>
          <w:rFonts w:cs="Arial"/>
        </w:rPr>
        <w:t>s</w:t>
      </w:r>
      <w:r w:rsidRPr="00311EFE">
        <w:rPr>
          <w:rFonts w:cs="Arial"/>
        </w:rPr>
        <w:t xml:space="preserve"> from climate</w:t>
      </w:r>
      <w:r>
        <w:rPr>
          <w:rFonts w:cs="Arial"/>
        </w:rPr>
        <w:t xml:space="preserve"> </w:t>
      </w:r>
      <w:r w:rsidR="00E94C6D">
        <w:rPr>
          <w:rFonts w:cs="Arial"/>
        </w:rPr>
        <w:t xml:space="preserve">change </w:t>
      </w:r>
      <w:r>
        <w:rPr>
          <w:rFonts w:cs="Arial"/>
        </w:rPr>
        <w:fldChar w:fldCharType="begin"/>
      </w:r>
      <w:r>
        <w:rPr>
          <w:rFonts w:cs="Arial"/>
        </w:rPr>
        <w:instrText xml:space="preserve"> ADDIN ZOTERO_ITEM CSL_CITATION {"citationID":"hlZj333K","properties":{"formattedCitation":"(Bellard et al. 2012)","plainCitation":"(Bellard et al. 2012)","noteIndex":0},"citationItems":[{"id":232,"uris":["http://zotero.org/users/11595137/items/MHPAQS6B"],"itemData":{"id":232,"type":"article-journal","container-title":"Ecology Letters","DOI":"10.1111/j.1461-0248.2011.01736.x","ISSN":"1461023X","issue":"4","language":"en","page":"365-377","source":"DOI.org (Crossref)","title":"Impacts of climate change on the future of biodiversity: Biodiversity and climate change","title-short":"Impacts of climate change on the future of biodiversity","volume":"15","author":[{"family":"Bellard","given":"Céline"},{"family":"Bertelsmeier","given":"Cleo"},{"family":"Leadley","given":"Paul"},{"family":"Thuiller","given":"Wilfried"},{"family":"Courchamp","given":"Franck"}],"issued":{"date-parts":[["2012",4]]}}}],"schema":"https://github.com/citation-style-language/schema/raw/master/csl-citation.json"} </w:instrText>
      </w:r>
      <w:r>
        <w:rPr>
          <w:rFonts w:cs="Arial"/>
        </w:rPr>
        <w:fldChar w:fldCharType="separate"/>
      </w:r>
      <w:r w:rsidRPr="008D7349">
        <w:rPr>
          <w:rFonts w:cs="Arial"/>
        </w:rPr>
        <w:t>(</w:t>
      </w:r>
      <w:proofErr w:type="spellStart"/>
      <w:r w:rsidRPr="008D7349">
        <w:rPr>
          <w:rFonts w:cs="Arial"/>
        </w:rPr>
        <w:t>Bellard</w:t>
      </w:r>
      <w:proofErr w:type="spellEnd"/>
      <w:r w:rsidRPr="008D7349">
        <w:rPr>
          <w:rFonts w:cs="Arial"/>
        </w:rPr>
        <w:t xml:space="preserve"> et al. 2012)</w:t>
      </w:r>
      <w:r>
        <w:rPr>
          <w:rFonts w:cs="Arial"/>
        </w:rPr>
        <w:fldChar w:fldCharType="end"/>
      </w:r>
      <w:r w:rsidRPr="00311EFE">
        <w:rPr>
          <w:rFonts w:cs="Arial"/>
        </w:rPr>
        <w:t xml:space="preserve">. Recovery planning efforts for listed species are slowly evolving to recognize climate change and incorporate future climate conditions into long-range planning documents </w:t>
      </w:r>
      <w:r>
        <w:rPr>
          <w:rFonts w:cs="Arial"/>
        </w:rPr>
        <w:fldChar w:fldCharType="begin"/>
      </w:r>
      <w:r>
        <w:rPr>
          <w:rFonts w:cs="Arial"/>
        </w:rPr>
        <w:instrText xml:space="preserve"> ADDIN ZOTERO_ITEM CSL_CITATION {"citationID":"5cJiqrFp","properties":{"formattedCitation":"(Malcom and Li 2018)","plainCitation":"(Malcom and Li 2018)","noteIndex":0},"citationItems":[{"id":227,"uris":["http://zotero.org/users/11595137/items/QHP9EBU8"],"itemData":{"id":227,"type":"article-journal","container-title":"Conservation Letters","DOI":"10.1111/conl.12601","ISSN":"1755-263X, 1755-263X","issue":"6","journalAbbreviation":"CONSERVATION LETTERS","language":"en","page":"e12601","source":"DOI.org (Crossref)","title":"Missing, delayed, and old: The status of ESA recovery plans","title-short":"Missing, delayed, and old","volume":"11","author":[{"family":"Malcom","given":"Jacob W."},{"family":"Li","given":"Ya</w:instrText>
      </w:r>
      <w:r>
        <w:rPr>
          <w:rFonts w:ascii="Cambria Math" w:hAnsi="Cambria Math" w:cs="Cambria Math"/>
        </w:rPr>
        <w:instrText>‐</w:instrText>
      </w:r>
      <w:r>
        <w:rPr>
          <w:rFonts w:cs="Arial"/>
        </w:rPr>
        <w:instrText xml:space="preserve">Wei"}],"issued":{"date-parts":[["2018",11]]}}}],"schema":"https://github.com/citation-style-language/schema/raw/master/csl-citation.json"} </w:instrText>
      </w:r>
      <w:r>
        <w:rPr>
          <w:rFonts w:cs="Arial"/>
        </w:rPr>
        <w:fldChar w:fldCharType="separate"/>
      </w:r>
      <w:r w:rsidRPr="00311EFE">
        <w:rPr>
          <w:rFonts w:cs="Arial"/>
        </w:rPr>
        <w:t>(Malcom and Li 2018)</w:t>
      </w:r>
      <w:r>
        <w:rPr>
          <w:rFonts w:cs="Arial"/>
        </w:rPr>
        <w:fldChar w:fldCharType="end"/>
      </w:r>
      <w:r w:rsidRPr="00311EFE">
        <w:rPr>
          <w:rFonts w:cs="Arial"/>
        </w:rPr>
        <w:t>. In 2022</w:t>
      </w:r>
      <w:r>
        <w:rPr>
          <w:rFonts w:cs="Arial"/>
        </w:rPr>
        <w:t>,</w:t>
      </w:r>
      <w:r w:rsidRPr="00311EFE">
        <w:rPr>
          <w:rFonts w:cs="Arial"/>
        </w:rPr>
        <w:t xml:space="preserve"> a proposed revision of section 10(j) regulations of the ESA would allow reintroductions of species of plants and animals into habitats outside of their historic range to adapt to a changing environment</w:t>
      </w:r>
      <w:r>
        <w:rPr>
          <w:rFonts w:cs="Arial"/>
        </w:rPr>
        <w:t xml:space="preserve"> </w:t>
      </w:r>
      <w:r>
        <w:rPr>
          <w:rFonts w:cs="Arial"/>
        </w:rPr>
        <w:fldChar w:fldCharType="begin"/>
      </w:r>
      <w:r>
        <w:rPr>
          <w:rFonts w:cs="Arial"/>
        </w:rPr>
        <w:instrText xml:space="preserve"> ADDIN ZOTERO_ITEM CSL_CITATION {"citationID":"peIGhGsm","properties":{"formattedCitation":"(US Department of the Interior (DOI) 2022)","plainCitation":"(US Department of the Interior (DOI) 2022)","dontUpdate":true,"noteIndex":0},"citationItems":[{"id":229,"uris":["http://zotero.org/users/11595137/items/C6VAM8HH"],"itemData":{"id":229,"type":"document","title":"Department of the Interior Proposes Expanding Conservation Technique as Climate Change Threatens Greater Species Extinction. Press Release (6 June 2022). Available: https://www.doi.gov/pressreleases/department-interior-proposes-expanding-conservation-technique-climate-change-threatens. (August 2023).","author":[{"family":"US Department of the Interior (DOI)","given":""}],"issued":{"date-parts":[["2022"]]}}}],"schema":"https://github.com/citation-style-language/schema/raw/master/csl-citation.json"} </w:instrText>
      </w:r>
      <w:r>
        <w:rPr>
          <w:rFonts w:cs="Arial"/>
        </w:rPr>
        <w:fldChar w:fldCharType="separate"/>
      </w:r>
      <w:r w:rsidRPr="009F0F42">
        <w:rPr>
          <w:rFonts w:cs="Arial"/>
        </w:rPr>
        <w:t>(US Department of the Interior 2022)</w:t>
      </w:r>
      <w:r>
        <w:rPr>
          <w:rFonts w:cs="Arial"/>
        </w:rPr>
        <w:fldChar w:fldCharType="end"/>
      </w:r>
      <w:r w:rsidRPr="00311EFE">
        <w:rPr>
          <w:rFonts w:cs="Arial"/>
        </w:rPr>
        <w:t xml:space="preserve">. NOAA Fisheries identified multiple threats to ongoing management efforts from changing climate </w:t>
      </w:r>
      <w:r>
        <w:rPr>
          <w:rFonts w:cs="Arial"/>
        </w:rPr>
        <w:fldChar w:fldCharType="begin"/>
      </w:r>
      <w:r>
        <w:rPr>
          <w:rFonts w:cs="Arial"/>
        </w:rPr>
        <w:instrText xml:space="preserve"> ADDIN ZOTERO_ITEM CSL_CITATION {"citationID":"A6Ctc29j","properties":{"formattedCitation":"(Karp et al. 2018)","plainCitation":"(Karp et al. 2018)","noteIndex":0},"citationItems":[{"id":230,"uris":["http://zotero.org/users/11595137/items/D6B6F49S"],"itemData":{"id":230,"type":"report","title":"Accounting for Shifting Distributions and Changing Productivity in the Fishery Management Process: From Detection to Management Action. 2018. U.S. Dept. of Commerce, NOAA. NOAA Technical Memorandum NMFS-F/SPO-188, 37 p.","author":[{"family":"Karp","given":"M. A."},{"family":"Peterson","given":"J."},{"family":"Lynch","given":"P. D."},{"family":"Griffis (editors)","given":"R."}],"issued":{"date-parts":[["2018"]]}}}],"schema":"https://github.com/citation-style-language/schema/raw/master/csl-citation.json"} </w:instrText>
      </w:r>
      <w:r>
        <w:rPr>
          <w:rFonts w:cs="Arial"/>
        </w:rPr>
        <w:fldChar w:fldCharType="separate"/>
      </w:r>
      <w:r w:rsidRPr="009F0F42">
        <w:rPr>
          <w:rFonts w:cs="Arial"/>
        </w:rPr>
        <w:t>(Karp et al. 2018)</w:t>
      </w:r>
      <w:r>
        <w:rPr>
          <w:rFonts w:cs="Arial"/>
        </w:rPr>
        <w:fldChar w:fldCharType="end"/>
      </w:r>
      <w:r>
        <w:rPr>
          <w:rFonts w:cs="Arial"/>
        </w:rPr>
        <w:t xml:space="preserve"> </w:t>
      </w:r>
      <w:r w:rsidRPr="00311EFE">
        <w:rPr>
          <w:rFonts w:cs="Arial"/>
        </w:rPr>
        <w:t xml:space="preserve">with an emphasis on risk planning. These types of scenario-based efforts combined with </w:t>
      </w:r>
      <w:r w:rsidRPr="00311EFE">
        <w:rPr>
          <w:rFonts w:cs="Arial"/>
        </w:rPr>
        <w:lastRenderedPageBreak/>
        <w:t>this PVA tool could be included in future Gulf Sturgeon recovery planning efforts to promote resilience to current and future threats to the species.</w:t>
      </w:r>
    </w:p>
    <w:p w14:paraId="35AF66B7" w14:textId="3B01891F" w:rsidR="00656213" w:rsidRDefault="009A7CB5" w:rsidP="009A7CB5">
      <w:pPr>
        <w:spacing w:line="480" w:lineRule="auto"/>
        <w:ind w:firstLine="720"/>
        <w:rPr>
          <w:rFonts w:cs="Arial"/>
        </w:rPr>
      </w:pPr>
      <w:r w:rsidRPr="00290148">
        <w:rPr>
          <w:rFonts w:cs="Arial"/>
        </w:rPr>
        <w:t>Simulation is invaluable to assessments of protected species as managers are limited by the potential for collapse from actual population manipulation.</w:t>
      </w:r>
      <w:r>
        <w:rPr>
          <w:rFonts w:cs="Arial"/>
        </w:rPr>
        <w:t xml:space="preserve"> However, predictions of future population dynamics using PVA can only be accurate if the data are reliable and the future vital rate distributions are stationary </w:t>
      </w:r>
      <w:r>
        <w:rPr>
          <w:rFonts w:cs="Arial"/>
        </w:rPr>
        <w:fldChar w:fldCharType="begin"/>
      </w:r>
      <w:r>
        <w:rPr>
          <w:rFonts w:cs="Arial"/>
        </w:rPr>
        <w:instrText xml:space="preserve"> ADDIN ZOTERO_ITEM CSL_CITATION {"citationID":"LbXJHTcR","properties":{"formattedCitation":"(Coulson et al. 2001)","plainCitation":"(Coulson et al. 2001)","noteIndex":0},"citationItems":[{"id":220,"uris":["http://zotero.org/users/11595137/items/EZ2NIDMS"],"itemData":{"id":220,"type":"article-journal","container-title":"Trends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M"},{"family":"Hudson","given":"Elodie"},{"family":"Possingham","given":"Hugh"}],"issued":{"date-parts":[["2001",5]]}}}],"schema":"https://github.com/citation-style-language/schema/raw/master/csl-citation.json"} </w:instrText>
      </w:r>
      <w:r>
        <w:rPr>
          <w:rFonts w:cs="Arial"/>
        </w:rPr>
        <w:fldChar w:fldCharType="separate"/>
      </w:r>
      <w:r w:rsidRPr="00646DED">
        <w:rPr>
          <w:rFonts w:cs="Arial"/>
        </w:rPr>
        <w:t>(Coulson et al. 2001)</w:t>
      </w:r>
      <w:r>
        <w:rPr>
          <w:rFonts w:cs="Arial"/>
        </w:rPr>
        <w:fldChar w:fldCharType="end"/>
      </w:r>
      <w:r>
        <w:rPr>
          <w:rFonts w:cs="Arial"/>
        </w:rPr>
        <w:t xml:space="preserve">. The long-term, range-wide monitoring data (Chapters 2 and 3) and recent estimate of episodic mortality </w:t>
      </w:r>
      <w:r>
        <w:rPr>
          <w:rFonts w:cs="Arial"/>
        </w:rPr>
        <w:fldChar w:fldCharType="begin"/>
      </w:r>
      <w:r>
        <w:rPr>
          <w:rFonts w:cs="Arial"/>
        </w:rPr>
        <w:instrText xml:space="preserve"> ADDIN ZOTERO_ITEM CSL_CITATION {"citationID":"mklT7sHt","properties":{"formattedCitation":"(Dula et al. 2022)","plainCitation":"(Dula et al. 2022)","noteIndex":0},"citationItems":[{"id":10,"uris":["http://zotero.org/users/11595137/items/XEWVR6BB"],"itemData":{"id":10,"type":"article-journal","container-title":"Transactions of the American Fisheries Society","DOI":"10.1002/tafs.10384","ISSN":"0002-8487, 1548-8659","issue":"6","journalAbbreviation":"Trans Am Fish Soc","language":"en","page":"725-742","source":"DOI.org (Crossref)","title":"Effects of Hurricane Michael on Gulf Sturgeon in the Apalachicola River system, Florida","volume":"151","author":[{"family":"Dula","given":"Brendan T."},{"family":"Kaeser","given":"Adam J."},{"family":"D'Ercole","given":"Mark J."},{"family":"Jennings","given":"Cecil A."},{"family":"Fox","given":"Adam G."}],"issued":{"date-parts":[["2022",11]]}}}],"schema":"https://github.com/citation-style-language/schema/raw/master/csl-citation.json"} </w:instrText>
      </w:r>
      <w:r>
        <w:rPr>
          <w:rFonts w:cs="Arial"/>
        </w:rPr>
        <w:fldChar w:fldCharType="separate"/>
      </w:r>
      <w:r w:rsidRPr="00163F26">
        <w:rPr>
          <w:rFonts w:cs="Arial"/>
        </w:rPr>
        <w:t>(</w:t>
      </w:r>
      <w:proofErr w:type="spellStart"/>
      <w:r w:rsidRPr="00163F26">
        <w:rPr>
          <w:rFonts w:cs="Arial"/>
        </w:rPr>
        <w:t>Dula</w:t>
      </w:r>
      <w:proofErr w:type="spellEnd"/>
      <w:r w:rsidRPr="00163F26">
        <w:rPr>
          <w:rFonts w:cs="Arial"/>
        </w:rPr>
        <w:t xml:space="preserve"> et al. 2022)</w:t>
      </w:r>
      <w:r>
        <w:rPr>
          <w:rFonts w:cs="Arial"/>
        </w:rPr>
        <w:fldChar w:fldCharType="end"/>
      </w:r>
      <w:r>
        <w:rPr>
          <w:rFonts w:cs="Arial"/>
        </w:rPr>
        <w:t xml:space="preserve"> used to inform our simulations of adult mortality give us confidence in the reliability of these estimates. In the face of the present and changing threats to Gulf Sturgeon </w:t>
      </w:r>
      <w:r>
        <w:rPr>
          <w:rFonts w:cs="Arial"/>
        </w:rPr>
        <w:fldChar w:fldCharType="begin"/>
      </w:r>
      <w:r>
        <w:rPr>
          <w:rFonts w:cs="Arial"/>
        </w:rPr>
        <w:instrText xml:space="preserve"> ADDIN ZOTERO_ITEM CSL_CITATION {"citationID":"CFSyd3jk","properties":{"formattedCitation":"(Waldman and Quinn 2022)","plainCitation":"(Waldman and Quinn 2022)","noteIndex":0},"citationItems":[{"id":225,"uris":["http://zotero.org/users/11595137/items/BXWDKBBA"],"itemData":{"id":225,"type":"article-journal","abstract":"Diadromous fishes migrate between freshwater and marine habitats to complete their life cycle, a complexity that makes them vulnerable to the adverse effects of current and past human activities on land and in the oceans. Many North American species are critically endangered, and entire populations have been lost. Major factors driving declines include overfishing, pollution, water withdrawals, aquaculture, non-native species, habitat degradation, over-zealous application of hatcheries designed to mitigate effects of other factors, and effects of climate change. Perhaps, the most broadly tractable and effective factors affecting diadromous fishes are removals of the dams that prevent or hinder their migrations, alter their environment, and often favor non-native biotic communities. Future survival of many diadromous fish populations may depend on this.\n          , \n            Many drivers have reduced North American diadromous fishes, but dam removal offers the most viable restoration option.","container-title":"Science Advances","DOI":"10.1126/sciadv.abl5486","ISSN":"2375-2548","issue":"4","journalAbbreviation":"Sci. Adv.","language":"en","page":"eabl5486","source":"DOI.org (Crossref)","title":"North American diadromous fishes: Drivers of decline and potential for recovery in the Anthropocene","title-short":"North American diadromous fishes","volume":"8","author":[{"family":"Waldman","given":"John R."},{"family":"Quinn","given":"Thomas P."}],"issued":{"date-parts":[["2022",1,28]]}}}],"schema":"https://github.com/citation-style-language/schema/raw/master/csl-citation.json"} </w:instrText>
      </w:r>
      <w:r>
        <w:rPr>
          <w:rFonts w:cs="Arial"/>
        </w:rPr>
        <w:fldChar w:fldCharType="separate"/>
      </w:r>
      <w:r w:rsidRPr="00311EFE">
        <w:rPr>
          <w:rFonts w:cs="Arial"/>
        </w:rPr>
        <w:t>(Waldman and Quinn 2022)</w:t>
      </w:r>
      <w:r>
        <w:rPr>
          <w:rFonts w:cs="Arial"/>
        </w:rPr>
        <w:fldChar w:fldCharType="end"/>
      </w:r>
      <w:r>
        <w:rPr>
          <w:rFonts w:cs="Arial"/>
        </w:rPr>
        <w:t xml:space="preserve"> the stationarity of these population dynamic rates is uncertain and perhaps unlikely. Also, episodic mortality events may have facilitated many extinctions, but estimates of their frequency are unreliable </w:t>
      </w:r>
      <w:r>
        <w:rPr>
          <w:rFonts w:cs="Arial"/>
        </w:rPr>
        <w:fldChar w:fldCharType="begin"/>
      </w:r>
      <w:r>
        <w:rPr>
          <w:rFonts w:cs="Arial"/>
        </w:rPr>
        <w:instrText xml:space="preserve"> ADDIN ZOTERO_ITEM CSL_CITATION {"citationID":"Zzt8sfl1","properties":{"formattedCitation":"(Coulson et al. 2001)","plainCitation":"(Coulson et al. 2001)","noteIndex":0},"citationItems":[{"id":220,"uris":["http://zotero.org/users/11595137/items/EZ2NIDMS"],"itemData":{"id":220,"type":"article-journal","container-title":"Trends in Ecology &amp; Evolution","DOI":"10.1016/S0169-5347(01)02137-1","ISSN":"01695347","issue":"5","journalAbbreviation":"Trends in Ecology &amp; Evolution","language":"en","page":"219-221","source":"DOI.org (Crossref)","title":"The use and abuse of population viability analysis","volume":"16","author":[{"family":"Coulson","given":"Tim"},{"family":"Mace","given":"Georgina M"},{"family":"Hudson","given":"Elodie"},{"family":"Possingham","given":"Hugh"}],"issued":{"date-parts":[["2001",5]]}}}],"schema":"https://github.com/citation-style-language/schema/raw/master/csl-citation.json"} </w:instrText>
      </w:r>
      <w:r>
        <w:rPr>
          <w:rFonts w:cs="Arial"/>
        </w:rPr>
        <w:fldChar w:fldCharType="separate"/>
      </w:r>
      <w:r w:rsidRPr="005E7E85">
        <w:rPr>
          <w:rFonts w:cs="Arial"/>
        </w:rPr>
        <w:t>(Coulson et al. 2001)</w:t>
      </w:r>
      <w:r>
        <w:rPr>
          <w:rFonts w:cs="Arial"/>
        </w:rPr>
        <w:fldChar w:fldCharType="end"/>
      </w:r>
      <w:r>
        <w:rPr>
          <w:rFonts w:cs="Arial"/>
        </w:rPr>
        <w:t xml:space="preserve">. Nevertheless, we must continue to make predictions and take conservation actions in the face of this uncertainty, possibly by utilizing an Adaptive Management framework </w:t>
      </w:r>
      <w:r>
        <w:rPr>
          <w:rFonts w:cs="Arial"/>
        </w:rPr>
        <w:fldChar w:fldCharType="begin"/>
      </w:r>
      <w:r>
        <w:rPr>
          <w:rFonts w:cs="Arial"/>
        </w:rPr>
        <w:instrText xml:space="preserve"> ADDIN ZOTERO_ITEM CSL_CITATION {"citationID":"QYKZJQNI","properties":{"formattedCitation":"(Walters 1986; Runge 2011)","plainCitation":"(Walters 1986; Runge 2011)","noteIndex":0},"citationItems":[{"id":256,"uris":["http://zotero.org/users/11595137/items/JR3TNWCU"],"itemData":{"id":256,"type":"book","call-number":"SK355 .W35 1986","collection-title":"Biological resource management","event-place":"New York : London","ISBN":"978-0-02-947970-4","number-of-pages":"374","publisher":"Macmillan ; Collier Macmillan","publisher-place":"New York : London","source":"Library of Congress ISBN","title":"Adaptive management of renewable resources","author":[{"family":"Walters","given":"Carl J."}],"issued":{"date-parts":[["1986"]]}}},{"id":141,"uris":["http://zotero.org/users/11595137/items/K5PAFCFE"],"itemData":{"id":141,"type":"article-journal","abstract":"Abstract\n            Management of threatened and endangered species would seem to be a perfect context for adaptive management. Many of the decisions are recurrent and plagued by uncertainty, exactly the conditions that warrant an adaptive approach. But although the potential of adaptive management in these settings has been extolled, there are limited applications in practice. The impediments to practical implementation are manifold and include semantic confusion, institutional inertia, misperceptions about the suitability and utility, and a lack of guiding examples. In this special section of the Journal of Fish and Wildlife Management, we hope to reinvigorate the appropriate application of adaptive management for threatened and endangered species by framing such management in a decision-analytical context, clarifying misperceptions, classifying the types of decisions that might be amenable to an adaptive approach, and providing three fully developed case studies. In this overview paper, I define terms, review the past application of adaptive management, challenge perceived hurdles, and set the stage for the case studies which follow.","container-title":"Journal of Fish and Wildlife Management","DOI":"10.3996/082011-JFWM-045","ISSN":"1944-687X","issue":"2","language":"en","page":"220-233","source":"DOI.org (Crossref)","title":"An Introduction to Adaptive Management for Threatened and Endangered Species","volume":"2","author":[{"family":"Runge","given":"Michael C."}],"issued":{"date-parts":[["2011",12,1]]}}}],"schema":"https://github.com/citation-style-language/schema/raw/master/csl-citation.json"} </w:instrText>
      </w:r>
      <w:r>
        <w:rPr>
          <w:rFonts w:cs="Arial"/>
        </w:rPr>
        <w:fldChar w:fldCharType="separate"/>
      </w:r>
      <w:r w:rsidRPr="004B1B9D">
        <w:rPr>
          <w:rFonts w:cs="Arial"/>
        </w:rPr>
        <w:t>(Walters 1986; Runge 2011)</w:t>
      </w:r>
      <w:r>
        <w:rPr>
          <w:rFonts w:cs="Arial"/>
        </w:rPr>
        <w:fldChar w:fldCharType="end"/>
      </w:r>
      <w:r>
        <w:rPr>
          <w:rFonts w:cs="Arial"/>
        </w:rPr>
        <w:t xml:space="preserve">, to make use of the available data in our decision-making lest we regress to “faith-based” management </w:t>
      </w:r>
      <w:r>
        <w:rPr>
          <w:rFonts w:cs="Arial"/>
        </w:rPr>
        <w:fldChar w:fldCharType="begin"/>
      </w:r>
      <w:r>
        <w:rPr>
          <w:rFonts w:cs="Arial"/>
        </w:rPr>
        <w:instrText xml:space="preserve"> ADDIN ZOTERO_ITEM CSL_CITATION {"citationID":"TtyfFvHp","properties":{"formattedCitation":"(Hilborn 2006; Lacy 2019)","plainCitation":"(Hilborn 2006; Lacy 2019)","noteIndex":0},"citationItems":[{"id":250,"uris":["http://zotero.org/users/11595137/items/2LEYK2TM"],"itemData":{"id":250,"type":"article-journal","container-title":"Fisheries","issue":"11","page":"554-555","title":"Faith-based fisheries","volume":"31","author":[{"family":"Hilborn","given":"Ray"}],"issued":{"date-parts":[["2006"]]}}},{"id":251,"uris":["http://zotero.org/users/11595137/items/PNCH53LQ"],"itemData":{"id":251,"type":"article-journal","container-title":"Zoo Biology","DOI":"10.1002/zoo.21468","ISSN":"07333188","issue":"1","journalAbbreviation":"Zoo Biology","language":"en","page":"67-77","source":"DOI.org (Crossref)","title":"Lessons from 30 years of population viability analysis of wildlife populations","volume":"38","author":[{"family":"Lacy","given":"Robert C."}],"issued":{"date-parts":[["2019",1]]}}}],"schema":"https://github.com/citation-style-language/schema/raw/master/csl-citation.json"} </w:instrText>
      </w:r>
      <w:r>
        <w:rPr>
          <w:rFonts w:cs="Arial"/>
        </w:rPr>
        <w:fldChar w:fldCharType="separate"/>
      </w:r>
      <w:r w:rsidRPr="004B1B9D">
        <w:rPr>
          <w:rFonts w:cs="Arial"/>
        </w:rPr>
        <w:t>(</w:t>
      </w:r>
      <w:proofErr w:type="spellStart"/>
      <w:r w:rsidRPr="004B1B9D">
        <w:rPr>
          <w:rFonts w:cs="Arial"/>
        </w:rPr>
        <w:t>Hilborn</w:t>
      </w:r>
      <w:proofErr w:type="spellEnd"/>
      <w:r w:rsidRPr="004B1B9D">
        <w:rPr>
          <w:rFonts w:cs="Arial"/>
        </w:rPr>
        <w:t xml:space="preserve"> 2006; Lacy 2019)</w:t>
      </w:r>
      <w:r>
        <w:rPr>
          <w:rFonts w:cs="Arial"/>
        </w:rPr>
        <w:fldChar w:fldCharType="end"/>
      </w:r>
      <w:r>
        <w:rPr>
          <w:rFonts w:cs="Arial"/>
        </w:rPr>
        <w:t xml:space="preserve">. Sustained investment into, and consistent use of, monitoring programs and modeling efforts that build detailed population dynamic models for Gulf Sturgeon is the best way to improve our understanding of the underlying processes continually shaping these populations and how we might facilitate their ongoing recovery. </w:t>
      </w:r>
    </w:p>
    <w:p w14:paraId="6E269CDC" w14:textId="77777777" w:rsidR="00656213" w:rsidRPr="00AC4080" w:rsidRDefault="00656213" w:rsidP="00656213">
      <w:pPr>
        <w:spacing w:line="480" w:lineRule="auto"/>
        <w:rPr>
          <w:rFonts w:cs="Arial"/>
        </w:rPr>
      </w:pPr>
    </w:p>
    <w:p w14:paraId="14ECB121" w14:textId="21E55448" w:rsidR="00656213" w:rsidRDefault="00656213" w:rsidP="00656213">
      <w:pPr>
        <w:pStyle w:val="006BodyText"/>
        <w:sectPr w:rsidR="00656213" w:rsidSect="00405C54">
          <w:footerReference w:type="default" r:id="rId11"/>
          <w:footnotePr>
            <w:numRestart w:val="eachSect"/>
          </w:footnotePr>
          <w:pgSz w:w="12240" w:h="15840"/>
          <w:pgMar w:top="1440" w:right="1440" w:bottom="1440" w:left="1440" w:header="720" w:footer="720" w:gutter="0"/>
          <w:cols w:space="720"/>
          <w:docGrid w:linePitch="360"/>
        </w:sectPr>
      </w:pPr>
    </w:p>
    <w:p w14:paraId="707059D1" w14:textId="2D3DE8FA" w:rsidR="009A7CB5" w:rsidRDefault="009A7CB5" w:rsidP="009A7CB5">
      <w:pPr>
        <w:pStyle w:val="013TableCaption"/>
      </w:pPr>
      <w:bookmarkStart w:id="32" w:name="_Toc142424152"/>
      <w:r w:rsidRPr="00EA3B51">
        <w:lastRenderedPageBreak/>
        <w:t xml:space="preserve">Table </w:t>
      </w:r>
      <w:r w:rsidR="00A50AB6">
        <w:t>4</w:t>
      </w:r>
      <w:r>
        <w:t>-1</w:t>
      </w:r>
      <w:r w:rsidRPr="00EA3B51">
        <w:t xml:space="preserve">. </w:t>
      </w:r>
      <w:r>
        <w:t xml:space="preserve"> </w:t>
      </w:r>
      <w:commentRangeStart w:id="33"/>
      <w:r w:rsidRPr="00192F50">
        <w:rPr>
          <w:rFonts w:cs="Arial"/>
        </w:rPr>
        <w:t>A summary of the equations used to inform the population viability analysis simulations.</w:t>
      </w:r>
      <w:bookmarkEnd w:id="32"/>
      <w:commentRangeEnd w:id="33"/>
      <w:r w:rsidR="008050D7">
        <w:rPr>
          <w:rStyle w:val="CommentReference"/>
          <w:rFonts w:asciiTheme="minorHAnsi" w:eastAsiaTheme="minorHAnsi" w:hAnsiTheme="minorHAnsi" w:cstheme="minorBidi"/>
        </w:rPr>
        <w:commentReference w:id="33"/>
      </w:r>
    </w:p>
    <w:p w14:paraId="255FF7AC" w14:textId="77777777" w:rsidR="009A7CB5" w:rsidRDefault="009A7CB5" w:rsidP="00F53F0F">
      <w:pPr>
        <w:pStyle w:val="001CHAPTERNUMBER"/>
      </w:pPr>
    </w:p>
    <w:tbl>
      <w:tblPr>
        <w:tblStyle w:val="TableGrid"/>
        <w:tblW w:w="9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4050"/>
        <w:gridCol w:w="3960"/>
      </w:tblGrid>
      <w:tr w:rsidR="009A7CB5" w:rsidRPr="00192F50" w14:paraId="4479156C" w14:textId="77777777" w:rsidTr="00AF2ABB">
        <w:trPr>
          <w:jc w:val="center"/>
        </w:trPr>
        <w:tc>
          <w:tcPr>
            <w:tcW w:w="1170" w:type="dxa"/>
            <w:tcBorders>
              <w:top w:val="single" w:sz="8" w:space="0" w:color="auto"/>
              <w:bottom w:val="single" w:sz="8" w:space="0" w:color="auto"/>
            </w:tcBorders>
            <w:vAlign w:val="center"/>
          </w:tcPr>
          <w:p w14:paraId="755B79D1" w14:textId="77777777" w:rsidR="009A7CB5" w:rsidRPr="00192F50" w:rsidRDefault="009A7CB5" w:rsidP="00AF2ABB">
            <w:pPr>
              <w:jc w:val="center"/>
              <w:rPr>
                <w:rFonts w:cs="Arial"/>
              </w:rPr>
            </w:pPr>
            <w:r w:rsidRPr="00192F50">
              <w:rPr>
                <w:rFonts w:cs="Arial"/>
              </w:rPr>
              <w:t>Equation No.</w:t>
            </w:r>
          </w:p>
        </w:tc>
        <w:tc>
          <w:tcPr>
            <w:tcW w:w="4050" w:type="dxa"/>
            <w:tcBorders>
              <w:top w:val="single" w:sz="8" w:space="0" w:color="auto"/>
              <w:bottom w:val="single" w:sz="8" w:space="0" w:color="auto"/>
            </w:tcBorders>
            <w:vAlign w:val="center"/>
          </w:tcPr>
          <w:p w14:paraId="515D4135" w14:textId="77777777" w:rsidR="009A7CB5" w:rsidRPr="00192F50" w:rsidRDefault="009A7CB5" w:rsidP="00AF2ABB">
            <w:pPr>
              <w:rPr>
                <w:rFonts w:cs="Arial"/>
              </w:rPr>
            </w:pPr>
            <w:r w:rsidRPr="00192F50">
              <w:rPr>
                <w:rFonts w:cs="Arial"/>
              </w:rPr>
              <w:t>Study Definition</w:t>
            </w:r>
          </w:p>
        </w:tc>
        <w:tc>
          <w:tcPr>
            <w:tcW w:w="3960" w:type="dxa"/>
            <w:tcBorders>
              <w:top w:val="single" w:sz="8" w:space="0" w:color="auto"/>
              <w:bottom w:val="single" w:sz="8" w:space="0" w:color="auto"/>
            </w:tcBorders>
            <w:vAlign w:val="center"/>
          </w:tcPr>
          <w:p w14:paraId="019B78E2" w14:textId="77777777" w:rsidR="009A7CB5" w:rsidRPr="00192F50" w:rsidRDefault="009A7CB5" w:rsidP="00AF2ABB">
            <w:pPr>
              <w:rPr>
                <w:rFonts w:cs="Arial"/>
              </w:rPr>
            </w:pPr>
            <w:r w:rsidRPr="00192F50">
              <w:rPr>
                <w:rFonts w:cs="Arial"/>
              </w:rPr>
              <w:t>Equation</w:t>
            </w:r>
          </w:p>
        </w:tc>
      </w:tr>
      <w:tr w:rsidR="009A7CB5" w:rsidRPr="00192F50" w14:paraId="148FA769" w14:textId="77777777" w:rsidTr="00AF2ABB">
        <w:trPr>
          <w:trHeight w:val="457"/>
          <w:jc w:val="center"/>
        </w:trPr>
        <w:tc>
          <w:tcPr>
            <w:tcW w:w="1170" w:type="dxa"/>
            <w:tcBorders>
              <w:top w:val="single" w:sz="8" w:space="0" w:color="auto"/>
            </w:tcBorders>
            <w:vAlign w:val="center"/>
          </w:tcPr>
          <w:p w14:paraId="7437A739" w14:textId="77777777" w:rsidR="009A7CB5" w:rsidRPr="00192F50" w:rsidRDefault="009A7CB5" w:rsidP="00AF2ABB">
            <w:pPr>
              <w:jc w:val="center"/>
              <w:rPr>
                <w:rFonts w:cs="Arial"/>
              </w:rPr>
            </w:pPr>
            <w:r w:rsidRPr="00192F50">
              <w:rPr>
                <w:rFonts w:cs="Arial"/>
              </w:rPr>
              <w:t>1</w:t>
            </w:r>
          </w:p>
        </w:tc>
        <w:tc>
          <w:tcPr>
            <w:tcW w:w="4050" w:type="dxa"/>
            <w:tcBorders>
              <w:top w:val="single" w:sz="8" w:space="0" w:color="auto"/>
            </w:tcBorders>
            <w:vAlign w:val="center"/>
          </w:tcPr>
          <w:p w14:paraId="16173CF5" w14:textId="77777777" w:rsidR="009A7CB5" w:rsidRPr="00192F50" w:rsidRDefault="009A7CB5" w:rsidP="00AF2ABB">
            <w:pPr>
              <w:rPr>
                <w:rFonts w:cs="Arial"/>
              </w:rPr>
            </w:pPr>
            <w:r w:rsidRPr="00192F50">
              <w:rPr>
                <w:rFonts w:cs="Arial"/>
              </w:rPr>
              <w:t>Length-at-age</w:t>
            </w:r>
          </w:p>
        </w:tc>
        <w:commentRangeStart w:id="34"/>
        <w:tc>
          <w:tcPr>
            <w:tcW w:w="3960" w:type="dxa"/>
            <w:tcBorders>
              <w:top w:val="single" w:sz="8" w:space="0" w:color="auto"/>
            </w:tcBorders>
            <w:vAlign w:val="center"/>
          </w:tcPr>
          <w:p w14:paraId="148A313D" w14:textId="77777777" w:rsidR="009A7CB5" w:rsidRPr="00B05D00"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r>
                  <w:rPr>
                    <w:rFonts w:ascii="Cambria Math" w:hAnsi="Cambria Math" w:cs="Arial"/>
                    <w:sz w:val="28"/>
                    <w:szCs w:val="28"/>
                  </w:rPr>
                  <m:t>=1-</m:t>
                </m:r>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-Ka</m:t>
                    </m:r>
                  </m:sup>
                </m:sSup>
                <w:commentRangeEnd w:id="34"/>
                <m:r>
                  <m:rPr>
                    <m:sty m:val="p"/>
                  </m:rPr>
                  <w:rPr>
                    <w:rStyle w:val="CommentReference"/>
                    <w:rFonts w:asciiTheme="minorHAnsi" w:eastAsiaTheme="minorHAnsi" w:hAnsiTheme="minorHAnsi" w:cstheme="minorBidi"/>
                  </w:rPr>
                  <w:commentReference w:id="34"/>
                </m:r>
              </m:oMath>
            </m:oMathPara>
          </w:p>
        </w:tc>
      </w:tr>
      <w:tr w:rsidR="009A7CB5" w:rsidRPr="00192F50" w14:paraId="57F66D80" w14:textId="77777777" w:rsidTr="00AF2ABB">
        <w:trPr>
          <w:trHeight w:val="486"/>
          <w:jc w:val="center"/>
        </w:trPr>
        <w:tc>
          <w:tcPr>
            <w:tcW w:w="1170" w:type="dxa"/>
            <w:vAlign w:val="center"/>
          </w:tcPr>
          <w:p w14:paraId="66162E1A" w14:textId="77777777" w:rsidR="009A7CB5" w:rsidRPr="00192F50" w:rsidRDefault="009A7CB5" w:rsidP="00AF2ABB">
            <w:pPr>
              <w:jc w:val="center"/>
              <w:rPr>
                <w:rFonts w:cs="Arial"/>
              </w:rPr>
            </w:pPr>
            <w:r w:rsidRPr="00192F50">
              <w:rPr>
                <w:rFonts w:cs="Arial"/>
              </w:rPr>
              <w:t>2</w:t>
            </w:r>
          </w:p>
        </w:tc>
        <w:tc>
          <w:tcPr>
            <w:tcW w:w="4050" w:type="dxa"/>
            <w:vAlign w:val="center"/>
          </w:tcPr>
          <w:p w14:paraId="7BF375CE" w14:textId="77777777" w:rsidR="009A7CB5" w:rsidRPr="00192F50" w:rsidRDefault="009A7CB5" w:rsidP="00AF2ABB">
            <w:pPr>
              <w:rPr>
                <w:rFonts w:cs="Arial"/>
              </w:rPr>
            </w:pPr>
            <w:r w:rsidRPr="00192F50">
              <w:rPr>
                <w:rFonts w:cs="Arial"/>
              </w:rPr>
              <w:t>Weight-at-age</w:t>
            </w:r>
          </w:p>
        </w:tc>
        <w:tc>
          <w:tcPr>
            <w:tcW w:w="3960" w:type="dxa"/>
            <w:vAlign w:val="center"/>
          </w:tcPr>
          <w:p w14:paraId="45FB6249" w14:textId="77777777" w:rsidR="009A7CB5" w:rsidRPr="00B05D00"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a</m:t>
                    </m:r>
                  </m:sub>
                </m:sSub>
                <m:r>
                  <w:rPr>
                    <w:rFonts w:ascii="Cambria Math" w:hAnsi="Cambria Math" w:cs="Arial"/>
                    <w:sz w:val="28"/>
                    <w:szCs w:val="28"/>
                  </w:rPr>
                  <m:t>=</m:t>
                </m:r>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e>
                  <m:sup>
                    <m:r>
                      <w:rPr>
                        <w:rFonts w:ascii="Cambria Math" w:hAnsi="Cambria Math" w:cs="Arial"/>
                        <w:sz w:val="28"/>
                        <w:szCs w:val="28"/>
                      </w:rPr>
                      <m:t>3</m:t>
                    </m:r>
                  </m:sup>
                </m:sSup>
              </m:oMath>
            </m:oMathPara>
          </w:p>
        </w:tc>
      </w:tr>
      <w:tr w:rsidR="009A7CB5" w:rsidRPr="00192F50" w14:paraId="1503E4D4" w14:textId="77777777" w:rsidTr="00AF2ABB">
        <w:trPr>
          <w:trHeight w:val="477"/>
          <w:jc w:val="center"/>
        </w:trPr>
        <w:tc>
          <w:tcPr>
            <w:tcW w:w="1170" w:type="dxa"/>
            <w:vAlign w:val="center"/>
          </w:tcPr>
          <w:p w14:paraId="23D39F51" w14:textId="77777777" w:rsidR="009A7CB5" w:rsidRPr="00192F50" w:rsidRDefault="009A7CB5" w:rsidP="00AF2ABB">
            <w:pPr>
              <w:jc w:val="center"/>
              <w:rPr>
                <w:rFonts w:cs="Arial"/>
              </w:rPr>
            </w:pPr>
            <w:r w:rsidRPr="00192F50">
              <w:rPr>
                <w:rFonts w:cs="Arial"/>
              </w:rPr>
              <w:t>3</w:t>
            </w:r>
          </w:p>
        </w:tc>
        <w:tc>
          <w:tcPr>
            <w:tcW w:w="4050" w:type="dxa"/>
            <w:vAlign w:val="center"/>
          </w:tcPr>
          <w:p w14:paraId="0893BBC6" w14:textId="77777777" w:rsidR="009A7CB5" w:rsidRPr="00192F50" w:rsidRDefault="009A7CB5" w:rsidP="00AF2ABB">
            <w:pPr>
              <w:rPr>
                <w:rFonts w:cs="Arial"/>
              </w:rPr>
            </w:pPr>
            <w:r w:rsidRPr="00192F50">
              <w:rPr>
                <w:rFonts w:cs="Arial"/>
              </w:rPr>
              <w:t>Fecundity-at-age</w:t>
            </w:r>
          </w:p>
        </w:tc>
        <w:tc>
          <w:tcPr>
            <w:tcW w:w="3960" w:type="dxa"/>
            <w:vAlign w:val="center"/>
          </w:tcPr>
          <w:p w14:paraId="26974A23" w14:textId="77777777" w:rsidR="009A7CB5" w:rsidRPr="00B05D00"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a</m:t>
                    </m:r>
                  </m:sub>
                </m:sSub>
                <m:r>
                  <w:rPr>
                    <w:rFonts w:ascii="Cambria Math" w:hAnsi="Cambria Math" w:cs="Arial"/>
                    <w:sz w:val="28"/>
                    <w:szCs w:val="28"/>
                  </w:rPr>
                  <m:t>=</m:t>
                </m:r>
                <w:commentRangeStart w:id="35"/>
                <m:r>
                  <w:rPr>
                    <w:rFonts w:ascii="Cambria Math" w:hAnsi="Cambria Math" w:cs="Arial"/>
                    <w:sz w:val="28"/>
                    <w:szCs w:val="28"/>
                  </w:rPr>
                  <m:t>f</m:t>
                </m:r>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a</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m</m:t>
                        </m:r>
                      </m:sub>
                    </m:sSub>
                  </m:e>
                </m:d>
                <w:commentRangeEnd w:id="35"/>
                <m:r>
                  <m:rPr>
                    <m:sty m:val="p"/>
                  </m:rPr>
                  <w:rPr>
                    <w:rStyle w:val="CommentReference"/>
                    <w:rFonts w:asciiTheme="minorHAnsi" w:eastAsiaTheme="minorHAnsi" w:hAnsiTheme="minorHAnsi" w:cstheme="minorBidi"/>
                  </w:rPr>
                  <w:commentReference w:id="35"/>
                </m:r>
              </m:oMath>
            </m:oMathPara>
          </w:p>
        </w:tc>
      </w:tr>
      <w:tr w:rsidR="009A7CB5" w:rsidRPr="00192F50" w14:paraId="48EF059E" w14:textId="77777777" w:rsidTr="00AF2ABB">
        <w:trPr>
          <w:trHeight w:val="837"/>
          <w:jc w:val="center"/>
        </w:trPr>
        <w:tc>
          <w:tcPr>
            <w:tcW w:w="1170" w:type="dxa"/>
            <w:vAlign w:val="center"/>
          </w:tcPr>
          <w:p w14:paraId="516E50C3" w14:textId="77777777" w:rsidR="009A7CB5" w:rsidRPr="00192F50" w:rsidRDefault="009A7CB5" w:rsidP="00AF2ABB">
            <w:pPr>
              <w:jc w:val="center"/>
              <w:rPr>
                <w:rFonts w:cs="Arial"/>
              </w:rPr>
            </w:pPr>
            <w:r w:rsidRPr="00192F50">
              <w:rPr>
                <w:rFonts w:cs="Arial"/>
              </w:rPr>
              <w:t>4</w:t>
            </w:r>
          </w:p>
        </w:tc>
        <w:tc>
          <w:tcPr>
            <w:tcW w:w="4050" w:type="dxa"/>
            <w:vAlign w:val="center"/>
          </w:tcPr>
          <w:p w14:paraId="101D2814" w14:textId="77777777" w:rsidR="009A7CB5" w:rsidRPr="00192F50" w:rsidRDefault="009A7CB5" w:rsidP="00AF2ABB">
            <w:pPr>
              <w:rPr>
                <w:rFonts w:cs="Arial"/>
              </w:rPr>
            </w:pPr>
            <w:r w:rsidRPr="00192F50">
              <w:rPr>
                <w:rFonts w:cs="Arial"/>
              </w:rPr>
              <w:t>Size-based survival for recruited age-classes</w:t>
            </w:r>
          </w:p>
        </w:tc>
        <w:commentRangeStart w:id="36"/>
        <w:tc>
          <w:tcPr>
            <w:tcW w:w="3960" w:type="dxa"/>
            <w:vAlign w:val="center"/>
          </w:tcPr>
          <w:p w14:paraId="49973592" w14:textId="77777777" w:rsidR="009A7CB5" w:rsidRPr="00B05D00" w:rsidRDefault="00AF2ABB" w:rsidP="00AF2ABB">
            <w:pPr>
              <w:rPr>
                <w:rFonts w:eastAsia="Calibri"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S</m:t>
                    </m:r>
                  </m:e>
                  <m:sub>
                    <m:r>
                      <w:rPr>
                        <w:rFonts w:ascii="Cambria Math" w:hAnsi="Cambria Math" w:cs="Arial"/>
                        <w:sz w:val="28"/>
                        <w:szCs w:val="28"/>
                      </w:rPr>
                      <m:t>a</m:t>
                    </m:r>
                  </m:sub>
                </m:sSub>
                <m:r>
                  <w:rPr>
                    <w:rFonts w:ascii="Cambria Math" w:hAnsi="Cambria Math" w:cs="Arial"/>
                    <w:sz w:val="28"/>
                    <w:szCs w:val="28"/>
                  </w:rPr>
                  <m:t>=</m:t>
                </m:r>
                <m:r>
                  <m:rPr>
                    <m:nor/>
                  </m:rPr>
                  <w:rPr>
                    <w:rFonts w:ascii="Cambria Math" w:hAnsi="Cambria Math" w:cs="Arial"/>
                    <w:sz w:val="28"/>
                    <w:szCs w:val="28"/>
                  </w:rPr>
                  <m:t>exp</m:t>
                </m:r>
                <m:d>
                  <m:dPr>
                    <m:ctrlPr>
                      <w:rPr>
                        <w:rFonts w:ascii="Cambria Math" w:hAnsi="Cambria Math" w:cs="Arial"/>
                        <w:i/>
                        <w:sz w:val="28"/>
                        <w:szCs w:val="28"/>
                      </w:rPr>
                    </m:ctrlPr>
                  </m:dPr>
                  <m:e>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m:t>
                            </m:r>
                          </m:sub>
                        </m:sSub>
                      </m:num>
                      <m:den>
                        <m:sSub>
                          <m:sSubPr>
                            <m:ctrlPr>
                              <w:rPr>
                                <w:rFonts w:ascii="Cambria Math" w:hAnsi="Cambria Math" w:cs="Arial"/>
                                <w:i/>
                                <w:sz w:val="28"/>
                                <w:szCs w:val="28"/>
                              </w:rPr>
                            </m:ctrlPr>
                          </m:sSubPr>
                          <m:e>
                            <m:r>
                              <w:rPr>
                                <w:rFonts w:ascii="Cambria Math" w:hAnsi="Cambria Math" w:cs="Arial"/>
                                <w:sz w:val="28"/>
                                <w:szCs w:val="28"/>
                              </w:rPr>
                              <m:t>l</m:t>
                            </m:r>
                          </m:e>
                          <m:sub>
                            <m:r>
                              <w:rPr>
                                <w:rFonts w:ascii="Cambria Math" w:hAnsi="Cambria Math" w:cs="Arial"/>
                                <w:sz w:val="28"/>
                                <w:szCs w:val="28"/>
                              </w:rPr>
                              <m:t>a</m:t>
                            </m:r>
                          </m:sub>
                        </m:sSub>
                      </m:den>
                    </m:f>
                  </m:e>
                </m:d>
                <w:commentRangeEnd w:id="36"/>
                <m:r>
                  <m:rPr>
                    <m:sty m:val="p"/>
                  </m:rPr>
                  <w:rPr>
                    <w:rStyle w:val="CommentReference"/>
                    <w:rFonts w:asciiTheme="minorHAnsi" w:eastAsiaTheme="minorHAnsi" w:hAnsiTheme="minorHAnsi" w:cstheme="minorBidi"/>
                  </w:rPr>
                  <w:commentReference w:id="36"/>
                </m:r>
              </m:oMath>
            </m:oMathPara>
          </w:p>
        </w:tc>
      </w:tr>
      <w:tr w:rsidR="009A7CB5" w:rsidRPr="00192F50" w14:paraId="3514D65C" w14:textId="77777777" w:rsidTr="00AF2ABB">
        <w:trPr>
          <w:trHeight w:val="1080"/>
          <w:jc w:val="center"/>
        </w:trPr>
        <w:tc>
          <w:tcPr>
            <w:tcW w:w="1170" w:type="dxa"/>
            <w:vAlign w:val="center"/>
          </w:tcPr>
          <w:p w14:paraId="14B7679A" w14:textId="77777777" w:rsidR="009A7CB5" w:rsidRPr="00192F50" w:rsidRDefault="009A7CB5" w:rsidP="00AF2ABB">
            <w:pPr>
              <w:jc w:val="center"/>
              <w:rPr>
                <w:rFonts w:cs="Arial"/>
              </w:rPr>
            </w:pPr>
            <w:r w:rsidRPr="00192F50">
              <w:rPr>
                <w:rFonts w:cs="Arial"/>
              </w:rPr>
              <w:t>5</w:t>
            </w:r>
          </w:p>
        </w:tc>
        <w:tc>
          <w:tcPr>
            <w:tcW w:w="4050" w:type="dxa"/>
            <w:vAlign w:val="center"/>
          </w:tcPr>
          <w:p w14:paraId="5B0E3352" w14:textId="77777777" w:rsidR="009A7CB5" w:rsidRPr="00192F50" w:rsidRDefault="009A7CB5" w:rsidP="00AF2ABB">
            <w:pPr>
              <w:rPr>
                <w:rFonts w:cs="Arial"/>
              </w:rPr>
            </w:pPr>
            <w:commentRangeStart w:id="37"/>
            <w:r w:rsidRPr="00192F50">
              <w:rPr>
                <w:rFonts w:cs="Arial"/>
              </w:rPr>
              <w:t>Equilibrium egg density per recruit</w:t>
            </w:r>
          </w:p>
        </w:tc>
        <w:tc>
          <w:tcPr>
            <w:tcW w:w="3960" w:type="dxa"/>
            <w:vAlign w:val="center"/>
          </w:tcPr>
          <w:p w14:paraId="4AD3A95B" w14:textId="77777777" w:rsidR="009A7CB5" w:rsidRPr="00B05D00"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r>
                  <w:rPr>
                    <w:rFonts w:ascii="Cambria Math" w:hAnsi="Cambria Math" w:cs="Arial"/>
                    <w:sz w:val="28"/>
                    <w:szCs w:val="28"/>
                  </w:rPr>
                  <m:t>=</m:t>
                </m:r>
                <m:nary>
                  <m:naryPr>
                    <m:chr m:val="∑"/>
                    <m:limLoc m:val="undOvr"/>
                    <m:ctrlPr>
                      <w:rPr>
                        <w:rFonts w:ascii="Cambria Math" w:hAnsi="Cambria Math" w:cs="Arial"/>
                        <w:i/>
                        <w:sz w:val="28"/>
                        <w:szCs w:val="28"/>
                      </w:rPr>
                    </m:ctrlPr>
                  </m:naryPr>
                  <m:sub>
                    <m:r>
                      <w:rPr>
                        <w:rFonts w:ascii="Cambria Math" w:hAnsi="Cambria Math" w:cs="Arial"/>
                        <w:sz w:val="28"/>
                        <w:szCs w:val="28"/>
                      </w:rPr>
                      <m:t>a=1</m:t>
                    </m:r>
                  </m:sub>
                  <m:sup>
                    <m:r>
                      <w:rPr>
                        <w:rFonts w:ascii="Cambria Math" w:hAnsi="Cambria Math" w:cs="Arial"/>
                        <w:sz w:val="28"/>
                        <w:szCs w:val="28"/>
                      </w:rPr>
                      <m:t>A</m:t>
                    </m:r>
                  </m:sup>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sSub>
                      <m:sSubPr>
                        <m:ctrlPr>
                          <w:rPr>
                            <w:rFonts w:ascii="Cambria Math" w:hAnsi="Cambria Math" w:cs="Arial"/>
                            <w:i/>
                            <w:sz w:val="28"/>
                            <w:szCs w:val="28"/>
                          </w:rPr>
                        </m:ctrlPr>
                      </m:sSubPr>
                      <m:e>
                        <m:r>
                          <w:rPr>
                            <w:rFonts w:ascii="Cambria Math" w:hAnsi="Cambria Math" w:cs="Arial"/>
                            <w:sz w:val="28"/>
                            <w:szCs w:val="28"/>
                          </w:rPr>
                          <m:t>f</m:t>
                        </m:r>
                      </m:e>
                      <m:sub>
                        <m:r>
                          <w:rPr>
                            <w:rFonts w:ascii="Cambria Math" w:hAnsi="Cambria Math" w:cs="Arial"/>
                            <w:sz w:val="28"/>
                            <w:szCs w:val="28"/>
                          </w:rPr>
                          <m:t>a</m:t>
                        </m:r>
                      </m:sub>
                    </m:sSub>
                  </m:e>
                </m:nary>
                <w:commentRangeEnd w:id="37"/>
                <m:r>
                  <m:rPr>
                    <m:sty m:val="p"/>
                  </m:rPr>
                  <w:rPr>
                    <w:rStyle w:val="CommentReference"/>
                    <w:rFonts w:asciiTheme="minorHAnsi" w:eastAsiaTheme="minorHAnsi" w:hAnsiTheme="minorHAnsi" w:cstheme="minorBidi"/>
                  </w:rPr>
                  <w:commentReference w:id="37"/>
                </m:r>
              </m:oMath>
            </m:oMathPara>
          </w:p>
        </w:tc>
      </w:tr>
      <w:tr w:rsidR="009A7CB5" w:rsidRPr="00192F50" w14:paraId="20459685" w14:textId="77777777" w:rsidTr="00AF2ABB">
        <w:trPr>
          <w:trHeight w:val="819"/>
          <w:jc w:val="center"/>
        </w:trPr>
        <w:tc>
          <w:tcPr>
            <w:tcW w:w="1170" w:type="dxa"/>
            <w:vAlign w:val="center"/>
          </w:tcPr>
          <w:p w14:paraId="7B705A24" w14:textId="77777777" w:rsidR="009A7CB5" w:rsidRPr="00192F50" w:rsidRDefault="009A7CB5" w:rsidP="00AF2ABB">
            <w:pPr>
              <w:jc w:val="center"/>
              <w:rPr>
                <w:rFonts w:cs="Arial"/>
              </w:rPr>
            </w:pPr>
            <w:r w:rsidRPr="00192F50">
              <w:rPr>
                <w:rFonts w:cs="Arial"/>
              </w:rPr>
              <w:t>6</w:t>
            </w:r>
          </w:p>
        </w:tc>
        <w:tc>
          <w:tcPr>
            <w:tcW w:w="4050" w:type="dxa"/>
            <w:vAlign w:val="center"/>
          </w:tcPr>
          <w:p w14:paraId="203F054D" w14:textId="77777777" w:rsidR="009A7CB5" w:rsidRPr="00192F50" w:rsidRDefault="009A7CB5" w:rsidP="00AF2ABB">
            <w:pPr>
              <w:rPr>
                <w:rFonts w:cs="Arial"/>
              </w:rPr>
            </w:pPr>
            <w:r w:rsidRPr="009F04E4">
              <w:rPr>
                <w:rFonts w:cs="Arial"/>
              </w:rPr>
              <w:t xml:space="preserve">Maximum survival of </w:t>
            </w:r>
            <w:proofErr w:type="spellStart"/>
            <w:r w:rsidRPr="009F04E4">
              <w:rPr>
                <w:rFonts w:cs="Arial"/>
              </w:rPr>
              <w:t>Beverton</w:t>
            </w:r>
            <w:proofErr w:type="spellEnd"/>
            <w:r w:rsidRPr="009F04E4">
              <w:rPr>
                <w:rFonts w:cs="Arial"/>
              </w:rPr>
              <w:t>-Holt recruitment function</w:t>
            </w:r>
          </w:p>
        </w:tc>
        <w:tc>
          <w:tcPr>
            <w:tcW w:w="3960" w:type="dxa"/>
            <w:vAlign w:val="center"/>
          </w:tcPr>
          <w:p w14:paraId="2CBB15F1" w14:textId="77777777" w:rsidR="009A7CB5" w:rsidRPr="00B05D00" w:rsidRDefault="009A7CB5" w:rsidP="00AF2ABB">
            <w:pPr>
              <w:rPr>
                <w:rFonts w:cs="Arial"/>
                <w:sz w:val="28"/>
                <w:szCs w:val="28"/>
              </w:rPr>
            </w:pPr>
            <w:commentRangeStart w:id="38"/>
            <m:oMathPara>
              <m:oMathParaPr>
                <m:jc m:val="left"/>
              </m:oMathParaPr>
              <m:oMath>
                <m:r>
                  <w:rPr>
                    <w:rFonts w:ascii="Cambria Math" w:hAnsi="Cambria Math" w:cs="Arial"/>
                    <w:sz w:val="28"/>
                    <w:szCs w:val="28"/>
                  </w:rPr>
                  <m:t>α=</m:t>
                </m:r>
                <m:f>
                  <m:fPr>
                    <m:ctrlPr>
                      <w:rPr>
                        <w:rFonts w:ascii="Cambria Math" w:hAnsi="Cambria Math" w:cs="Arial"/>
                        <w:i/>
                        <w:sz w:val="28"/>
                        <w:szCs w:val="28"/>
                      </w:rPr>
                    </m:ctrlPr>
                  </m:fPr>
                  <m:num>
                    <m:r>
                      <w:rPr>
                        <w:rFonts w:ascii="Cambria Math" w:hAnsi="Cambria Math" w:cs="Arial"/>
                        <w:sz w:val="28"/>
                        <w:szCs w:val="28"/>
                      </w:rPr>
                      <m:t>κ</m:t>
                    </m:r>
                  </m:num>
                  <m:den>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den>
                </m:f>
                <w:commentRangeEnd w:id="38"/>
                <m:r>
                  <m:rPr>
                    <m:sty m:val="p"/>
                  </m:rPr>
                  <w:rPr>
                    <w:rStyle w:val="CommentReference"/>
                    <w:rFonts w:asciiTheme="minorHAnsi" w:eastAsiaTheme="minorHAnsi" w:hAnsiTheme="minorHAnsi" w:cstheme="minorBidi"/>
                  </w:rPr>
                  <w:commentReference w:id="38"/>
                </m:r>
              </m:oMath>
            </m:oMathPara>
          </w:p>
        </w:tc>
      </w:tr>
      <w:tr w:rsidR="009A7CB5" w:rsidRPr="00192F50" w14:paraId="7240EC30" w14:textId="77777777" w:rsidTr="00AF2ABB">
        <w:trPr>
          <w:trHeight w:val="819"/>
          <w:jc w:val="center"/>
        </w:trPr>
        <w:tc>
          <w:tcPr>
            <w:tcW w:w="1170" w:type="dxa"/>
            <w:vAlign w:val="center"/>
          </w:tcPr>
          <w:p w14:paraId="28AC293C" w14:textId="77777777" w:rsidR="009A7CB5" w:rsidRPr="00192F50" w:rsidRDefault="009A7CB5" w:rsidP="00AF2ABB">
            <w:pPr>
              <w:jc w:val="center"/>
              <w:rPr>
                <w:rFonts w:cs="Arial"/>
              </w:rPr>
            </w:pPr>
            <w:r w:rsidRPr="00192F50">
              <w:rPr>
                <w:rFonts w:cs="Arial"/>
              </w:rPr>
              <w:t>7</w:t>
            </w:r>
          </w:p>
        </w:tc>
        <w:tc>
          <w:tcPr>
            <w:tcW w:w="4050" w:type="dxa"/>
            <w:vAlign w:val="center"/>
          </w:tcPr>
          <w:p w14:paraId="6FB6B01F" w14:textId="77777777" w:rsidR="009A7CB5" w:rsidRPr="00192F50" w:rsidRDefault="009A7CB5" w:rsidP="00AF2ABB">
            <w:pPr>
              <w:rPr>
                <w:rFonts w:cs="Arial"/>
              </w:rPr>
            </w:pPr>
            <w:r w:rsidRPr="009F04E4">
              <w:rPr>
                <w:rFonts w:cs="Arial"/>
              </w:rPr>
              <w:t xml:space="preserve">Carrying capacity parameter of </w:t>
            </w:r>
            <w:proofErr w:type="spellStart"/>
            <w:r w:rsidRPr="009F04E4">
              <w:rPr>
                <w:rFonts w:cs="Arial"/>
              </w:rPr>
              <w:t>Beverton</w:t>
            </w:r>
            <w:proofErr w:type="spellEnd"/>
            <w:r w:rsidRPr="009F04E4">
              <w:rPr>
                <w:rFonts w:cs="Arial"/>
              </w:rPr>
              <w:t xml:space="preserve">-Holt recruitment function </w:t>
            </w:r>
          </w:p>
        </w:tc>
        <w:tc>
          <w:tcPr>
            <w:tcW w:w="3960" w:type="dxa"/>
            <w:vAlign w:val="center"/>
          </w:tcPr>
          <w:p w14:paraId="4E8F807C" w14:textId="77777777" w:rsidR="009A7CB5" w:rsidRPr="00B05D00" w:rsidRDefault="009A7CB5" w:rsidP="00AF2ABB">
            <w:pPr>
              <w:rPr>
                <w:rFonts w:cs="Arial"/>
                <w:sz w:val="28"/>
                <w:szCs w:val="28"/>
              </w:rPr>
            </w:pPr>
            <m:oMathPara>
              <m:oMathParaPr>
                <m:jc m:val="left"/>
              </m:oMathParaPr>
              <m:oMath>
                <m:r>
                  <w:rPr>
                    <w:rFonts w:ascii="Cambria Math" w:hAnsi="Cambria Math" w:cs="Arial"/>
                    <w:sz w:val="28"/>
                    <w:szCs w:val="28"/>
                  </w:rPr>
                  <m:t>β=</m:t>
                </m:r>
                <m:f>
                  <m:fPr>
                    <m:ctrlPr>
                      <w:rPr>
                        <w:rFonts w:ascii="Cambria Math" w:hAnsi="Cambria Math" w:cs="Arial"/>
                        <w:i/>
                        <w:sz w:val="28"/>
                        <w:szCs w:val="28"/>
                      </w:rPr>
                    </m:ctrlPr>
                  </m:fPr>
                  <m:num>
                    <m:r>
                      <w:rPr>
                        <w:rFonts w:ascii="Cambria Math" w:hAnsi="Cambria Math" w:cs="Arial"/>
                        <w:sz w:val="28"/>
                        <w:szCs w:val="28"/>
                      </w:rPr>
                      <m:t>κ-1</m:t>
                    </m:r>
                  </m:num>
                  <m:den>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0</m:t>
                        </m:r>
                      </m:sub>
                    </m:sSub>
                    <m:sSub>
                      <m:sSubPr>
                        <m:ctrlPr>
                          <w:rPr>
                            <w:rFonts w:ascii="Cambria Math" w:hAnsi="Cambria Math" w:cs="Arial"/>
                            <w:i/>
                            <w:sz w:val="28"/>
                            <w:szCs w:val="28"/>
                          </w:rPr>
                        </m:ctrlPr>
                      </m:sSubPr>
                      <m:e>
                        <m:r>
                          <w:rPr>
                            <w:rFonts w:ascii="Cambria Math" w:hAnsi="Cambria Math" w:cs="Arial"/>
                            <w:sz w:val="28"/>
                            <w:szCs w:val="28"/>
                          </w:rPr>
                          <m:t>φ</m:t>
                        </m:r>
                      </m:e>
                      <m:sub>
                        <m:r>
                          <w:rPr>
                            <w:rFonts w:ascii="Cambria Math" w:hAnsi="Cambria Math" w:cs="Arial"/>
                            <w:sz w:val="28"/>
                            <w:szCs w:val="28"/>
                          </w:rPr>
                          <m:t>0</m:t>
                        </m:r>
                      </m:sub>
                    </m:sSub>
                  </m:den>
                </m:f>
              </m:oMath>
            </m:oMathPara>
          </w:p>
        </w:tc>
      </w:tr>
      <w:tr w:rsidR="009A7CB5" w:rsidRPr="00192F50" w14:paraId="0B433586" w14:textId="77777777" w:rsidTr="00AF2ABB">
        <w:trPr>
          <w:trHeight w:val="666"/>
          <w:jc w:val="center"/>
        </w:trPr>
        <w:tc>
          <w:tcPr>
            <w:tcW w:w="1170" w:type="dxa"/>
            <w:vAlign w:val="center"/>
          </w:tcPr>
          <w:p w14:paraId="3FB1D0CB" w14:textId="77777777" w:rsidR="009A7CB5" w:rsidRPr="00192F50" w:rsidRDefault="009A7CB5" w:rsidP="00AF2ABB">
            <w:pPr>
              <w:jc w:val="center"/>
              <w:rPr>
                <w:rFonts w:cs="Arial"/>
              </w:rPr>
            </w:pPr>
            <w:r w:rsidRPr="00192F50">
              <w:rPr>
                <w:rFonts w:cs="Arial"/>
              </w:rPr>
              <w:t>8</w:t>
            </w:r>
          </w:p>
        </w:tc>
        <w:tc>
          <w:tcPr>
            <w:tcW w:w="4050" w:type="dxa"/>
            <w:shd w:val="clear" w:color="auto" w:fill="auto"/>
            <w:vAlign w:val="center"/>
          </w:tcPr>
          <w:p w14:paraId="23A3D031" w14:textId="77777777" w:rsidR="009A7CB5" w:rsidRPr="009F04E4" w:rsidRDefault="009A7CB5" w:rsidP="00AF2ABB">
            <w:pPr>
              <w:rPr>
                <w:rFonts w:cs="Arial"/>
              </w:rPr>
            </w:pPr>
            <w:r w:rsidRPr="009F04E4">
              <w:rPr>
                <w:rFonts w:cs="Arial"/>
              </w:rPr>
              <w:t xml:space="preserve">Maximum survival of </w:t>
            </w:r>
            <w:proofErr w:type="spellStart"/>
            <w:r w:rsidRPr="009F04E4">
              <w:rPr>
                <w:rFonts w:cs="Arial"/>
              </w:rPr>
              <w:t>Beverton</w:t>
            </w:r>
            <w:proofErr w:type="spellEnd"/>
            <w:r w:rsidRPr="009F04E4">
              <w:rPr>
                <w:rFonts w:cs="Arial"/>
              </w:rPr>
              <w:t>-Holt recruitment function</w:t>
            </w:r>
          </w:p>
        </w:tc>
        <w:commentRangeStart w:id="39"/>
        <w:tc>
          <w:tcPr>
            <w:tcW w:w="3960" w:type="dxa"/>
            <w:vAlign w:val="center"/>
          </w:tcPr>
          <w:p w14:paraId="5E76B679" w14:textId="77777777" w:rsidR="009A7CB5" w:rsidRPr="00B05D00"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α</m:t>
                    </m:r>
                  </m:e>
                  <m:sub>
                    <m:r>
                      <w:rPr>
                        <w:rFonts w:ascii="Cambria Math" w:hAnsi="Cambria Math" w:cs="Arial"/>
                        <w:sz w:val="28"/>
                        <w:szCs w:val="28"/>
                      </w:rPr>
                      <m:t>s</m:t>
                    </m:r>
                  </m:sub>
                </m:sSub>
                <m:r>
                  <w:rPr>
                    <w:rFonts w:ascii="Cambria Math" w:hAnsi="Cambria Math" w:cs="Arial"/>
                    <w:sz w:val="28"/>
                    <w:szCs w:val="28"/>
                  </w:rPr>
                  <m:t>=α</m:t>
                </m:r>
                <m:sSup>
                  <m:sSupPr>
                    <m:ctrlPr>
                      <w:rPr>
                        <w:rFonts w:ascii="Cambria Math" w:hAnsi="Cambria Math" w:cs="Arial"/>
                        <w:i/>
                        <w:sz w:val="28"/>
                        <w:szCs w:val="28"/>
                      </w:rPr>
                    </m:ctrlPr>
                  </m:sSupPr>
                  <m:e>
                    <m:r>
                      <w:rPr>
                        <w:rFonts w:ascii="Cambria Math" w:hAnsi="Cambria Math" w:cs="Arial"/>
                        <w:sz w:val="28"/>
                        <w:szCs w:val="28"/>
                      </w:rPr>
                      <m:t>e</m:t>
                    </m:r>
                  </m:e>
                  <m:sup>
                    <m:d>
                      <m:dPr>
                        <m:ctrlPr>
                          <w:rPr>
                            <w:rFonts w:ascii="Cambria Math" w:hAnsi="Cambria Math" w:cs="Arial"/>
                            <w:i/>
                            <w:sz w:val="28"/>
                            <w:szCs w:val="28"/>
                          </w:rPr>
                        </m:ctrlPr>
                      </m:dPr>
                      <m:e>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s</m:t>
                                </m:r>
                              </m:sub>
                            </m:sSub>
                          </m:num>
                          <m:den>
                            <m:nary>
                              <m:naryPr>
                                <m:chr m:val="∑"/>
                                <m:limLoc m:val="undOvr"/>
                                <m:subHide m:val="1"/>
                                <m:supHide m:val="1"/>
                                <m:ctrlPr>
                                  <w:rPr>
                                    <w:rFonts w:ascii="Cambria Math" w:hAnsi="Cambria Math" w:cs="Arial"/>
                                    <w:i/>
                                    <w:sz w:val="28"/>
                                    <w:szCs w:val="28"/>
                                  </w:rPr>
                                </m:ctrlPr>
                              </m:naryPr>
                              <m:sub/>
                              <m:sup/>
                              <m:e>
                                <m:sSub>
                                  <m:sSubPr>
                                    <m:ctrlPr>
                                      <w:rPr>
                                        <w:rFonts w:ascii="Cambria Math" w:hAnsi="Cambria Math" w:cs="Arial"/>
                                        <w:i/>
                                        <w:sz w:val="28"/>
                                        <w:szCs w:val="28"/>
                                      </w:rPr>
                                    </m:ctrlPr>
                                  </m:sSubPr>
                                  <m:e>
                                    <m:r>
                                      <w:rPr>
                                        <w:rFonts w:ascii="Cambria Math" w:hAnsi="Cambria Math" w:cs="Arial"/>
                                        <w:sz w:val="28"/>
                                        <w:szCs w:val="28"/>
                                      </w:rPr>
                                      <m:t>M</m:t>
                                    </m:r>
                                  </m:e>
                                  <m:sub>
                                    <m:r>
                                      <w:rPr>
                                        <w:rFonts w:ascii="Cambria Math" w:hAnsi="Cambria Math" w:cs="Arial"/>
                                        <w:sz w:val="28"/>
                                        <w:szCs w:val="28"/>
                                      </w:rPr>
                                      <m:t>s</m:t>
                                    </m:r>
                                  </m:sub>
                                </m:sSub>
                              </m:e>
                            </m:nary>
                          </m:den>
                        </m:f>
                      </m:e>
                    </m:d>
                  </m:sup>
                </m:sSup>
                <w:commentRangeEnd w:id="39"/>
                <m:r>
                  <m:rPr>
                    <m:sty m:val="p"/>
                  </m:rPr>
                  <w:rPr>
                    <w:rStyle w:val="CommentReference"/>
                    <w:rFonts w:asciiTheme="minorHAnsi" w:eastAsiaTheme="minorHAnsi" w:hAnsiTheme="minorHAnsi" w:cstheme="minorBidi"/>
                  </w:rPr>
                  <w:commentReference w:id="39"/>
                </m:r>
              </m:oMath>
            </m:oMathPara>
          </w:p>
        </w:tc>
      </w:tr>
      <w:tr w:rsidR="009A7CB5" w:rsidRPr="00192F50" w14:paraId="2574B8C6" w14:textId="77777777" w:rsidTr="00AF2ABB">
        <w:trPr>
          <w:trHeight w:val="1026"/>
          <w:jc w:val="center"/>
        </w:trPr>
        <w:tc>
          <w:tcPr>
            <w:tcW w:w="1170" w:type="dxa"/>
            <w:vAlign w:val="center"/>
          </w:tcPr>
          <w:p w14:paraId="2C6908EF" w14:textId="77777777" w:rsidR="009A7CB5" w:rsidRPr="00192F50" w:rsidRDefault="009A7CB5" w:rsidP="00AF2ABB">
            <w:pPr>
              <w:jc w:val="center"/>
              <w:rPr>
                <w:rFonts w:cs="Arial"/>
              </w:rPr>
            </w:pPr>
            <w:r w:rsidRPr="00192F50">
              <w:rPr>
                <w:rFonts w:cs="Arial"/>
              </w:rPr>
              <w:t>9</w:t>
            </w:r>
          </w:p>
        </w:tc>
        <w:tc>
          <w:tcPr>
            <w:tcW w:w="4050" w:type="dxa"/>
            <w:shd w:val="clear" w:color="auto" w:fill="auto"/>
            <w:vAlign w:val="center"/>
          </w:tcPr>
          <w:p w14:paraId="54887597" w14:textId="77777777" w:rsidR="009A7CB5" w:rsidRPr="009F04E4" w:rsidRDefault="009A7CB5" w:rsidP="00AF2ABB">
            <w:pPr>
              <w:rPr>
                <w:rFonts w:cs="Arial"/>
              </w:rPr>
            </w:pPr>
            <w:r w:rsidRPr="009F04E4">
              <w:rPr>
                <w:rFonts w:cs="Arial"/>
              </w:rPr>
              <w:t xml:space="preserve">Carrying capacity parameter of </w:t>
            </w:r>
            <w:proofErr w:type="spellStart"/>
            <w:r w:rsidRPr="009F04E4">
              <w:rPr>
                <w:rFonts w:cs="Arial"/>
              </w:rPr>
              <w:t>Beverton</w:t>
            </w:r>
            <w:proofErr w:type="spellEnd"/>
            <w:r w:rsidRPr="009F04E4">
              <w:rPr>
                <w:rFonts w:cs="Arial"/>
              </w:rPr>
              <w:t xml:space="preserve">-Holt recruitment function </w:t>
            </w:r>
          </w:p>
        </w:tc>
        <w:commentRangeStart w:id="40"/>
        <w:tc>
          <w:tcPr>
            <w:tcW w:w="3960" w:type="dxa"/>
            <w:vAlign w:val="center"/>
          </w:tcPr>
          <w:p w14:paraId="1214079C" w14:textId="77777777" w:rsidR="009A7CB5" w:rsidRPr="00AC3D73" w:rsidRDefault="00AF2ABB" w:rsidP="00AF2ABB">
            <w:pPr>
              <w:rPr>
                <w:rFonts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s</m:t>
                    </m:r>
                  </m:sub>
                </m:sSub>
                <m:r>
                  <w:rPr>
                    <w:rFonts w:ascii="Cambria Math" w:hAnsi="Cambria Math" w:cs="Arial"/>
                    <w:sz w:val="28"/>
                    <w:szCs w:val="28"/>
                  </w:rPr>
                  <m:t>=</m:t>
                </m:r>
                <m:sSubSup>
                  <m:sSubSupPr>
                    <m:ctrlPr>
                      <w:rPr>
                        <w:rFonts w:ascii="Cambria Math" w:hAnsi="Cambria Math" w:cs="Arial"/>
                        <w:i/>
                        <w:sz w:val="28"/>
                        <w:szCs w:val="28"/>
                      </w:rPr>
                    </m:ctrlPr>
                  </m:sSubSupPr>
                  <m:e>
                    <m:r>
                      <w:rPr>
                        <w:rFonts w:ascii="Cambria Math" w:hAnsi="Cambria Math" w:cs="Arial"/>
                        <w:sz w:val="28"/>
                        <w:szCs w:val="28"/>
                      </w:rPr>
                      <m:t>B</m:t>
                    </m:r>
                  </m:e>
                  <m:sub>
                    <m:r>
                      <w:rPr>
                        <w:rFonts w:ascii="Cambria Math" w:hAnsi="Cambria Math" w:cs="Arial"/>
                        <w:sz w:val="28"/>
                        <w:szCs w:val="28"/>
                      </w:rPr>
                      <m:t>s</m:t>
                    </m:r>
                  </m:sub>
                  <m:sup>
                    <m:r>
                      <w:rPr>
                        <w:rFonts w:ascii="Cambria Math" w:hAnsi="Cambria Math" w:cs="Arial"/>
                        <w:sz w:val="28"/>
                        <w:szCs w:val="28"/>
                      </w:rPr>
                      <m:t>*</m:t>
                    </m:r>
                  </m:sup>
                </m:sSubSup>
                <m:f>
                  <m:fPr>
                    <m:ctrlPr>
                      <w:rPr>
                        <w:rFonts w:ascii="Cambria Math" w:hAnsi="Cambria Math" w:cs="Arial"/>
                        <w:i/>
                        <w:sz w:val="28"/>
                        <w:szCs w:val="28"/>
                      </w:rPr>
                    </m:ctrlPr>
                  </m:fPr>
                  <m:num>
                    <m:r>
                      <w:rPr>
                        <w:rFonts w:ascii="Cambria Math" w:hAnsi="Cambria Math" w:cs="Arial"/>
                        <w:sz w:val="28"/>
                        <w:szCs w:val="28"/>
                      </w:rPr>
                      <m:t>β</m:t>
                    </m:r>
                  </m:num>
                  <m:den>
                    <m:nary>
                      <m:naryPr>
                        <m:chr m:val="∑"/>
                        <m:limLoc m:val="undOvr"/>
                        <m:supHide m:val="1"/>
                        <m:ctrlPr>
                          <w:rPr>
                            <w:rFonts w:ascii="Cambria Math" w:hAnsi="Cambria Math" w:cs="Arial"/>
                            <w:i/>
                            <w:sz w:val="28"/>
                            <w:szCs w:val="28"/>
                          </w:rPr>
                        </m:ctrlPr>
                      </m:naryPr>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up/>
                      <m:e>
                        <m:d>
                          <m:dPr>
                            <m:ctrlPr>
                              <w:rPr>
                                <w:rFonts w:ascii="Cambria Math" w:hAnsi="Cambria Math" w:cs="Arial"/>
                                <w:i/>
                                <w:sz w:val="28"/>
                                <w:szCs w:val="28"/>
                              </w:rPr>
                            </m:ctrlPr>
                          </m:dPr>
                          <m:e>
                            <m:sSubSup>
                              <m:sSubSupPr>
                                <m:ctrlPr>
                                  <w:rPr>
                                    <w:rFonts w:ascii="Cambria Math" w:hAnsi="Cambria Math" w:cs="Arial"/>
                                    <w:i/>
                                    <w:sz w:val="28"/>
                                    <w:szCs w:val="28"/>
                                  </w:rPr>
                                </m:ctrlPr>
                              </m:sSubSupPr>
                              <m:e>
                                <m:r>
                                  <w:rPr>
                                    <w:rFonts w:ascii="Cambria Math" w:hAnsi="Cambria Math" w:cs="Arial"/>
                                    <w:sz w:val="28"/>
                                    <w:szCs w:val="28"/>
                                  </w:rPr>
                                  <m:t>β</m:t>
                                </m:r>
                              </m:e>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up>
                                <m:r>
                                  <w:rPr>
                                    <w:rFonts w:ascii="Cambria Math" w:hAnsi="Cambria Math" w:cs="Arial"/>
                                    <w:sz w:val="28"/>
                                    <w:szCs w:val="28"/>
                                  </w:rPr>
                                  <m:t>*</m:t>
                                </m:r>
                              </m:sup>
                            </m:sSubSup>
                            <m:nary>
                              <m:naryPr>
                                <m:chr m:val="∏"/>
                                <m:limLoc m:val="undOvr"/>
                                <m:ctrlPr>
                                  <w:rPr>
                                    <w:rFonts w:ascii="Cambria Math" w:hAnsi="Cambria Math" w:cs="Arial"/>
                                    <w:i/>
                                    <w:sz w:val="28"/>
                                    <w:szCs w:val="28"/>
                                  </w:rPr>
                                </m:ctrlPr>
                              </m:naryPr>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=0</m:t>
                                </m:r>
                              </m:sub>
                              <m:sup>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m:t>
                                </m:r>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r>
                                  <w:rPr>
                                    <w:rFonts w:ascii="Cambria Math" w:hAnsi="Cambria Math" w:cs="Arial"/>
                                    <w:sz w:val="28"/>
                                    <w:szCs w:val="28"/>
                                  </w:rPr>
                                  <m:t>-1</m:t>
                                </m:r>
                              </m:sup>
                              <m:e>
                                <m:sSub>
                                  <m:sSubPr>
                                    <m:ctrlPr>
                                      <w:rPr>
                                        <w:rFonts w:ascii="Cambria Math" w:hAnsi="Cambria Math" w:cs="Arial"/>
                                        <w:i/>
                                        <w:sz w:val="28"/>
                                        <w:szCs w:val="28"/>
                                      </w:rPr>
                                    </m:ctrlPr>
                                  </m:sSubPr>
                                  <m:e>
                                    <m:r>
                                      <w:rPr>
                                        <w:rFonts w:ascii="Cambria Math" w:hAnsi="Cambria Math" w:cs="Arial"/>
                                        <w:sz w:val="28"/>
                                        <w:szCs w:val="28"/>
                                      </w:rPr>
                                      <m:t>α</m:t>
                                    </m:r>
                                  </m:e>
                                  <m:sub>
                                    <m:sSup>
                                      <m:sSupPr>
                                        <m:ctrlPr>
                                          <w:rPr>
                                            <w:rFonts w:ascii="Cambria Math" w:hAnsi="Cambria Math" w:cs="Arial"/>
                                            <w:i/>
                                            <w:sz w:val="28"/>
                                            <w:szCs w:val="28"/>
                                          </w:rPr>
                                        </m:ctrlPr>
                                      </m:sSupPr>
                                      <m:e>
                                        <m:r>
                                          <w:rPr>
                                            <w:rFonts w:ascii="Cambria Math" w:hAnsi="Cambria Math" w:cs="Arial"/>
                                            <w:sz w:val="28"/>
                                            <w:szCs w:val="28"/>
                                          </w:rPr>
                                          <m:t>s</m:t>
                                        </m:r>
                                      </m:e>
                                      <m:sup>
                                        <m:r>
                                          <w:rPr>
                                            <w:rFonts w:ascii="Cambria Math" w:hAnsi="Cambria Math" w:cs="Arial"/>
                                            <w:sz w:val="28"/>
                                            <w:szCs w:val="28"/>
                                          </w:rPr>
                                          <m:t>''</m:t>
                                        </m:r>
                                      </m:sup>
                                    </m:sSup>
                                  </m:sub>
                                </m:sSub>
                              </m:e>
                            </m:nary>
                          </m:e>
                        </m:d>
                      </m:e>
                    </m:nary>
                  </m:den>
                </m:f>
                <w:commentRangeEnd w:id="40"/>
                <m:r>
                  <m:rPr>
                    <m:sty m:val="p"/>
                  </m:rPr>
                  <w:rPr>
                    <w:rStyle w:val="CommentReference"/>
                    <w:rFonts w:asciiTheme="minorHAnsi" w:eastAsiaTheme="minorHAnsi" w:hAnsiTheme="minorHAnsi" w:cstheme="minorBidi"/>
                  </w:rPr>
                  <w:commentReference w:id="40"/>
                </m:r>
              </m:oMath>
            </m:oMathPara>
          </w:p>
        </w:tc>
      </w:tr>
      <w:tr w:rsidR="009A7CB5" w:rsidRPr="00192F50" w14:paraId="03323EEC" w14:textId="77777777" w:rsidTr="00AF2ABB">
        <w:trPr>
          <w:trHeight w:val="828"/>
          <w:jc w:val="center"/>
        </w:trPr>
        <w:tc>
          <w:tcPr>
            <w:tcW w:w="1170" w:type="dxa"/>
            <w:vAlign w:val="center"/>
          </w:tcPr>
          <w:p w14:paraId="09E15A40" w14:textId="77777777" w:rsidR="009A7CB5" w:rsidRPr="00192F50" w:rsidRDefault="009A7CB5" w:rsidP="00AF2ABB">
            <w:pPr>
              <w:jc w:val="center"/>
              <w:rPr>
                <w:rFonts w:cs="Arial"/>
              </w:rPr>
            </w:pPr>
            <w:r w:rsidRPr="00192F50">
              <w:rPr>
                <w:rFonts w:cs="Arial"/>
              </w:rPr>
              <w:t>10</w:t>
            </w:r>
          </w:p>
        </w:tc>
        <w:tc>
          <w:tcPr>
            <w:tcW w:w="4050" w:type="dxa"/>
            <w:vAlign w:val="center"/>
          </w:tcPr>
          <w:p w14:paraId="25500652" w14:textId="77777777" w:rsidR="009A7CB5" w:rsidRPr="00192F50" w:rsidRDefault="009A7CB5" w:rsidP="00AF2ABB">
            <w:pPr>
              <w:rPr>
                <w:rFonts w:cs="Arial"/>
              </w:rPr>
            </w:pPr>
            <w:r w:rsidRPr="00192F50">
              <w:rPr>
                <w:rFonts w:cs="Arial"/>
              </w:rPr>
              <w:t>The number of recruits in the first simulated year</w:t>
            </w:r>
          </w:p>
        </w:tc>
        <w:tc>
          <w:tcPr>
            <w:tcW w:w="3960" w:type="dxa"/>
            <w:vAlign w:val="center"/>
          </w:tcPr>
          <w:p w14:paraId="0A0F2CB1" w14:textId="77777777" w:rsidR="009A7CB5" w:rsidRPr="00B05D00" w:rsidRDefault="00AF2ABB" w:rsidP="00AF2ABB">
            <w:pPr>
              <w:rPr>
                <w:rFonts w:cs="Arial"/>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t=1</m:t>
                    </m:r>
                  </m:sub>
                </m:sSub>
                <m:r>
                  <w:rPr>
                    <w:rFonts w:ascii="Cambria Math" w:hAnsi="Cambria Math" w:cs="Arial"/>
                    <w:sz w:val="28"/>
                    <w:szCs w:val="28"/>
                  </w:rPr>
                  <m:t>=</m:t>
                </m:r>
                <m:f>
                  <m:fPr>
                    <m:ctrlPr>
                      <w:rPr>
                        <w:rFonts w:ascii="Cambria Math" w:hAnsi="Cambria Math" w:cs="Arial"/>
                        <w:i/>
                        <w:sz w:val="28"/>
                        <w:szCs w:val="28"/>
                      </w:rPr>
                    </m:ctrlPr>
                  </m:fPr>
                  <m:num>
                    <w:commentRangeStart w:id="41"/>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1</m:t>
                        </m:r>
                      </m:sub>
                    </m:sSub>
                    <w:commentRangeEnd w:id="41"/>
                    <m:r>
                      <m:rPr>
                        <m:sty m:val="p"/>
                      </m:rPr>
                      <w:rPr>
                        <w:rStyle w:val="CommentReference"/>
                        <w:rFonts w:asciiTheme="minorHAnsi" w:eastAsiaTheme="minorHAnsi" w:hAnsiTheme="minorHAnsi" w:cstheme="minorBidi"/>
                      </w:rPr>
                      <w:commentReference w:id="41"/>
                    </m:r>
                  </m:num>
                  <m:den>
                    <m:nary>
                      <m:naryPr>
                        <m:chr m:val="∑"/>
                        <m:limLoc m:val="undOvr"/>
                        <m:subHide m:val="1"/>
                        <m:supHide m:val="1"/>
                        <m:ctrlPr>
                          <w:rPr>
                            <w:rFonts w:ascii="Cambria Math" w:hAnsi="Cambria Math" w:cs="Arial"/>
                            <w:i/>
                            <w:sz w:val="28"/>
                            <w:szCs w:val="28"/>
                          </w:rPr>
                        </m:ctrlPr>
                      </m:naryPr>
                      <m:sub/>
                      <m:sup/>
                      <m:e>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sSub>
                              <m:sSubPr>
                                <m:ctrlPr>
                                  <w:rPr>
                                    <w:rFonts w:ascii="Cambria Math" w:hAnsi="Cambria Math" w:cs="Arial"/>
                                    <w:i/>
                                    <w:sz w:val="28"/>
                                    <w:szCs w:val="28"/>
                                  </w:rPr>
                                </m:ctrlPr>
                              </m:sSubPr>
                              <m:e>
                                <m:r>
                                  <w:rPr>
                                    <w:rFonts w:ascii="Cambria Math" w:hAnsi="Cambria Math" w:cs="Arial"/>
                                    <w:sz w:val="28"/>
                                    <w:szCs w:val="28"/>
                                  </w:rPr>
                                  <m:t>v</m:t>
                                </m:r>
                              </m:e>
                              <m:sub>
                                <m:r>
                                  <w:rPr>
                                    <w:rFonts w:ascii="Cambria Math" w:hAnsi="Cambria Math" w:cs="Arial"/>
                                    <w:sz w:val="28"/>
                                    <w:szCs w:val="28"/>
                                  </w:rPr>
                                  <m:t>a</m:t>
                                </m:r>
                              </m:sub>
                            </m:sSub>
                          </m:e>
                        </m:d>
                      </m:e>
                    </m:nary>
                  </m:den>
                </m:f>
              </m:oMath>
            </m:oMathPara>
          </w:p>
        </w:tc>
      </w:tr>
      <w:tr w:rsidR="009A7CB5" w:rsidRPr="00192F50" w14:paraId="606E628D" w14:textId="77777777" w:rsidTr="00AF2ABB">
        <w:trPr>
          <w:trHeight w:val="792"/>
          <w:jc w:val="center"/>
        </w:trPr>
        <w:tc>
          <w:tcPr>
            <w:tcW w:w="1170" w:type="dxa"/>
            <w:tcBorders>
              <w:bottom w:val="single" w:sz="8" w:space="0" w:color="auto"/>
            </w:tcBorders>
            <w:vAlign w:val="center"/>
          </w:tcPr>
          <w:p w14:paraId="39A49530" w14:textId="77777777" w:rsidR="009A7CB5" w:rsidRPr="00192F50" w:rsidRDefault="009A7CB5" w:rsidP="00AF2ABB">
            <w:pPr>
              <w:jc w:val="center"/>
              <w:rPr>
                <w:rFonts w:cs="Arial"/>
              </w:rPr>
            </w:pPr>
            <w:r w:rsidRPr="00192F50">
              <w:rPr>
                <w:rFonts w:cs="Arial"/>
              </w:rPr>
              <w:t>11</w:t>
            </w:r>
          </w:p>
        </w:tc>
        <w:tc>
          <w:tcPr>
            <w:tcW w:w="4050" w:type="dxa"/>
            <w:tcBorders>
              <w:bottom w:val="single" w:sz="8" w:space="0" w:color="auto"/>
            </w:tcBorders>
            <w:vAlign w:val="center"/>
          </w:tcPr>
          <w:p w14:paraId="79FC27C8" w14:textId="77777777" w:rsidR="009A7CB5" w:rsidRPr="00192F50" w:rsidRDefault="009A7CB5" w:rsidP="00AF2ABB">
            <w:pPr>
              <w:rPr>
                <w:rFonts w:cs="Arial"/>
              </w:rPr>
            </w:pPr>
            <w:r w:rsidRPr="00192F50">
              <w:rPr>
                <w:rFonts w:cs="Arial"/>
              </w:rPr>
              <w:t>Gulf Sturgeon abundance in the first year</w:t>
            </w:r>
          </w:p>
        </w:tc>
        <w:commentRangeStart w:id="42"/>
        <w:tc>
          <w:tcPr>
            <w:tcW w:w="3960" w:type="dxa"/>
            <w:tcBorders>
              <w:bottom w:val="single" w:sz="8" w:space="0" w:color="auto"/>
            </w:tcBorders>
            <w:vAlign w:val="center"/>
          </w:tcPr>
          <w:p w14:paraId="598F103A" w14:textId="77777777" w:rsidR="009A7CB5" w:rsidRPr="00B05D00" w:rsidRDefault="00AF2ABB" w:rsidP="00AF2ABB">
            <w:pPr>
              <w:rPr>
                <w:rFonts w:eastAsiaTheme="minorEastAsia"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R</m:t>
                    </m:r>
                  </m:e>
                  <m:sub>
                    <m:r>
                      <w:rPr>
                        <w:rFonts w:ascii="Cambria Math" w:hAnsi="Cambria Math" w:cs="Arial"/>
                        <w:sz w:val="28"/>
                        <w:szCs w:val="28"/>
                      </w:rPr>
                      <m:t>t=1</m:t>
                    </m:r>
                  </m:sub>
                </m:sSub>
                <m:nary>
                  <m:naryPr>
                    <m:chr m:val="∑"/>
                    <m:limLoc m:val="undOvr"/>
                    <m:subHide m:val="1"/>
                    <m:supHide m:val="1"/>
                    <m:ctrlPr>
                      <w:rPr>
                        <w:rFonts w:ascii="Cambria Math" w:hAnsi="Cambria Math" w:cs="Arial"/>
                        <w:i/>
                        <w:sz w:val="28"/>
                        <w:szCs w:val="28"/>
                      </w:rPr>
                    </m:ctrlPr>
                  </m:naryPr>
                  <m:sub/>
                  <m:sup/>
                  <m:e>
                    <m:sSub>
                      <m:sSubPr>
                        <m:ctrlPr>
                          <w:rPr>
                            <w:rFonts w:ascii="Cambria Math" w:hAnsi="Cambria Math" w:cs="Arial"/>
                            <w:i/>
                            <w:sz w:val="28"/>
                            <w:szCs w:val="28"/>
                          </w:rPr>
                        </m:ctrlPr>
                      </m:sSubPr>
                      <m:e>
                        <m:r>
                          <w:rPr>
                            <w:rFonts w:ascii="Cambria Math" w:hAnsi="Cambria Math" w:cs="Arial"/>
                            <w:sz w:val="28"/>
                            <w:szCs w:val="28"/>
                          </w:rPr>
                          <m:t>lx</m:t>
                        </m:r>
                      </m:e>
                      <m:sub>
                        <m:r>
                          <w:rPr>
                            <w:rFonts w:ascii="Cambria Math" w:hAnsi="Cambria Math" w:cs="Arial"/>
                            <w:sz w:val="28"/>
                            <w:szCs w:val="28"/>
                          </w:rPr>
                          <m:t>a</m:t>
                        </m:r>
                      </m:sub>
                    </m:sSub>
                  </m:e>
                </m:nary>
                <w:commentRangeEnd w:id="42"/>
                <m:r>
                  <m:rPr>
                    <m:sty m:val="p"/>
                  </m:rPr>
                  <w:rPr>
                    <w:rStyle w:val="CommentReference"/>
                    <w:rFonts w:asciiTheme="minorHAnsi" w:eastAsiaTheme="minorHAnsi" w:hAnsiTheme="minorHAnsi" w:cstheme="minorBidi"/>
                  </w:rPr>
                  <w:commentReference w:id="42"/>
                </m:r>
              </m:oMath>
            </m:oMathPara>
          </w:p>
        </w:tc>
      </w:tr>
    </w:tbl>
    <w:p w14:paraId="2C310C5F" w14:textId="77777777" w:rsidR="009A7CB5" w:rsidRDefault="009A7CB5" w:rsidP="00F53F0F">
      <w:pPr>
        <w:pStyle w:val="001CHAPTERNUMBER"/>
      </w:pPr>
    </w:p>
    <w:p w14:paraId="54D600E7" w14:textId="77777777" w:rsidR="009A7CB5" w:rsidRDefault="009A7CB5" w:rsidP="00F53F0F">
      <w:pPr>
        <w:pStyle w:val="001CHAPTERNUMBER"/>
      </w:pPr>
    </w:p>
    <w:p w14:paraId="37ADB846" w14:textId="77777777" w:rsidR="00A50AB6" w:rsidRDefault="00A50AB6" w:rsidP="00A50AB6">
      <w:pPr>
        <w:pStyle w:val="002CHAPTERTITLE"/>
      </w:pPr>
    </w:p>
    <w:p w14:paraId="25EDA774" w14:textId="77777777" w:rsidR="00A50AB6" w:rsidRDefault="00A50AB6" w:rsidP="00A50AB6"/>
    <w:p w14:paraId="42C82B6A" w14:textId="02670D83" w:rsidR="00A50AB6" w:rsidRDefault="00A50AB6" w:rsidP="00A50AB6"/>
    <w:p w14:paraId="6B17090F" w14:textId="77777777" w:rsidR="00A50AB6" w:rsidRDefault="00A50AB6" w:rsidP="00A50AB6"/>
    <w:p w14:paraId="7C32E0F9" w14:textId="77777777" w:rsidR="00A50AB6" w:rsidRDefault="00A50AB6" w:rsidP="00A50AB6"/>
    <w:p w14:paraId="25F5A849" w14:textId="77777777" w:rsidR="00A50AB6" w:rsidRDefault="00A50AB6" w:rsidP="00A50AB6"/>
    <w:p w14:paraId="7848C2C7" w14:textId="77777777" w:rsidR="00A50AB6" w:rsidRDefault="00A50AB6" w:rsidP="00A50AB6"/>
    <w:p w14:paraId="3C84C6AE" w14:textId="77777777" w:rsidR="00A50AB6" w:rsidRDefault="00A50AB6" w:rsidP="00A50AB6"/>
    <w:p w14:paraId="55BF6BFE" w14:textId="7485B735" w:rsidR="00A50AB6" w:rsidRDefault="00A50AB6" w:rsidP="00A50AB6">
      <w:pPr>
        <w:pStyle w:val="013TableCaption"/>
      </w:pPr>
      <w:bookmarkStart w:id="43" w:name="_Toc142424153"/>
      <w:r w:rsidRPr="00EA3B51">
        <w:lastRenderedPageBreak/>
        <w:t xml:space="preserve">Table </w:t>
      </w:r>
      <w:r>
        <w:t>4-2</w:t>
      </w:r>
      <w:r w:rsidRPr="00EA3B51">
        <w:t xml:space="preserve">. </w:t>
      </w:r>
      <w:r>
        <w:t xml:space="preserve"> </w:t>
      </w:r>
      <w:r>
        <w:rPr>
          <w:rFonts w:cs="Arial"/>
        </w:rPr>
        <w:t>Population viability analysis p</w:t>
      </w:r>
      <w:r w:rsidRPr="00A50AB6">
        <w:rPr>
          <w:rFonts w:cs="Arial"/>
        </w:rPr>
        <w:t>arameter estimates and sources</w:t>
      </w:r>
      <w:bookmarkEnd w:id="43"/>
    </w:p>
    <w:tbl>
      <w:tblPr>
        <w:tblStyle w:val="TableGrid1"/>
        <w:tblpPr w:leftFromText="180" w:rightFromText="180" w:vertAnchor="text" w:horzAnchor="margin" w:tblpY="245"/>
        <w:tblW w:w="9360" w:type="dxa"/>
        <w:tblLook w:val="04A0" w:firstRow="1" w:lastRow="0" w:firstColumn="1" w:lastColumn="0" w:noHBand="0" w:noVBand="1"/>
      </w:tblPr>
      <w:tblGrid>
        <w:gridCol w:w="2711"/>
        <w:gridCol w:w="1916"/>
        <w:gridCol w:w="4733"/>
      </w:tblGrid>
      <w:tr w:rsidR="00A50AB6" w:rsidRPr="00927B94" w14:paraId="46EF891D" w14:textId="77777777" w:rsidTr="00AF2ABB">
        <w:tc>
          <w:tcPr>
            <w:tcW w:w="2711" w:type="dxa"/>
            <w:tcBorders>
              <w:top w:val="single" w:sz="8" w:space="0" w:color="auto"/>
              <w:left w:val="nil"/>
              <w:bottom w:val="single" w:sz="8" w:space="0" w:color="auto"/>
              <w:right w:val="nil"/>
            </w:tcBorders>
            <w:vAlign w:val="center"/>
          </w:tcPr>
          <w:p w14:paraId="7B0C5D84" w14:textId="77777777" w:rsidR="00A50AB6" w:rsidRPr="00AC4080" w:rsidRDefault="00A50AB6" w:rsidP="00AF2ABB">
            <w:pPr>
              <w:rPr>
                <w:rFonts w:ascii="Arial" w:hAnsi="Arial" w:cs="Arial"/>
              </w:rPr>
            </w:pPr>
            <w:r>
              <w:rPr>
                <w:rFonts w:ascii="Arial" w:hAnsi="Arial" w:cs="Arial"/>
              </w:rPr>
              <w:t>Model Parameter</w:t>
            </w:r>
          </w:p>
        </w:tc>
        <w:tc>
          <w:tcPr>
            <w:tcW w:w="1916" w:type="dxa"/>
            <w:tcBorders>
              <w:top w:val="single" w:sz="8" w:space="0" w:color="auto"/>
              <w:left w:val="nil"/>
              <w:bottom w:val="single" w:sz="8" w:space="0" w:color="auto"/>
              <w:right w:val="nil"/>
            </w:tcBorders>
            <w:vAlign w:val="center"/>
          </w:tcPr>
          <w:p w14:paraId="246C8638" w14:textId="77777777" w:rsidR="00A50AB6" w:rsidRPr="00AC4080" w:rsidRDefault="00A50AB6" w:rsidP="00AF2ABB">
            <w:pPr>
              <w:jc w:val="center"/>
              <w:rPr>
                <w:rFonts w:ascii="Arial" w:hAnsi="Arial" w:cs="Arial"/>
              </w:rPr>
            </w:pPr>
            <w:r>
              <w:rPr>
                <w:rFonts w:ascii="Arial" w:hAnsi="Arial" w:cs="Arial"/>
              </w:rPr>
              <w:t>Estimate</w:t>
            </w:r>
          </w:p>
        </w:tc>
        <w:tc>
          <w:tcPr>
            <w:tcW w:w="4733" w:type="dxa"/>
            <w:tcBorders>
              <w:top w:val="single" w:sz="8" w:space="0" w:color="auto"/>
              <w:left w:val="nil"/>
              <w:bottom w:val="single" w:sz="8" w:space="0" w:color="auto"/>
              <w:right w:val="nil"/>
            </w:tcBorders>
            <w:vAlign w:val="center"/>
          </w:tcPr>
          <w:p w14:paraId="7265D028" w14:textId="77777777" w:rsidR="00A50AB6" w:rsidRPr="00AC4080" w:rsidRDefault="00A50AB6" w:rsidP="00AF2ABB">
            <w:pPr>
              <w:jc w:val="center"/>
              <w:rPr>
                <w:rFonts w:ascii="Arial" w:hAnsi="Arial" w:cs="Arial"/>
              </w:rPr>
            </w:pPr>
            <w:r>
              <w:rPr>
                <w:rFonts w:ascii="Arial" w:hAnsi="Arial" w:cs="Arial"/>
              </w:rPr>
              <w:t>Comment and Source</w:t>
            </w:r>
          </w:p>
        </w:tc>
      </w:tr>
      <w:tr w:rsidR="00A50AB6" w:rsidRPr="00927B94" w14:paraId="50BC2140" w14:textId="77777777" w:rsidTr="00AF2ABB">
        <w:trPr>
          <w:trHeight w:val="948"/>
        </w:trPr>
        <w:tc>
          <w:tcPr>
            <w:tcW w:w="2711" w:type="dxa"/>
            <w:tcBorders>
              <w:top w:val="single" w:sz="8" w:space="0" w:color="auto"/>
              <w:left w:val="nil"/>
              <w:bottom w:val="nil"/>
              <w:right w:val="nil"/>
            </w:tcBorders>
            <w:vAlign w:val="center"/>
          </w:tcPr>
          <w:p w14:paraId="6E6BFDAA" w14:textId="77777777" w:rsidR="00A50AB6" w:rsidRPr="001372C4" w:rsidRDefault="00A50AB6" w:rsidP="00AF2ABB">
            <w:pPr>
              <w:rPr>
                <w:rFonts w:ascii="Arial" w:hAnsi="Arial" w:cs="Arial"/>
              </w:rPr>
            </w:pPr>
            <w:r w:rsidRPr="00AC3C00">
              <w:rPr>
                <w:rFonts w:ascii="Arial" w:hAnsi="Arial" w:cs="Arial"/>
              </w:rPr>
              <w:t>Initial number of vulnerable fish</w:t>
            </w:r>
            <w:r>
              <w:rPr>
                <w:rFonts w:ascii="Arial" w:hAnsi="Arial" w:cs="Arial"/>
              </w:rPr>
              <w:t xml:space="preserve"> (</w:t>
            </w:r>
            <m:oMath>
              <m:sSub>
                <m:sSubPr>
                  <m:ctrlPr>
                    <w:rPr>
                      <w:rFonts w:ascii="Cambria Math" w:hAnsi="Cambria Math" w:cs="Arial"/>
                    </w:rPr>
                  </m:ctrlPr>
                </m:sSubPr>
                <m:e>
                  <m:r>
                    <w:rPr>
                      <w:rFonts w:ascii="Cambria Math" w:hAnsi="Cambria Math" w:cs="Arial"/>
                    </w:rPr>
                    <m:t>N</m:t>
                  </m:r>
                </m:e>
                <m:sub>
                  <m:r>
                    <m:rPr>
                      <m:sty m:val="p"/>
                    </m:rPr>
                    <w:rPr>
                      <w:rFonts w:ascii="Cambria Math" w:hAnsi="Cambria Math" w:cs="Arial"/>
                    </w:rPr>
                    <m:t>0</m:t>
                  </m:r>
                </m:sub>
              </m:sSub>
            </m:oMath>
            <w:r>
              <w:rPr>
                <w:rFonts w:ascii="Arial" w:hAnsi="Arial" w:cs="Arial"/>
              </w:rPr>
              <w:t>)</w:t>
            </w:r>
          </w:p>
        </w:tc>
        <w:tc>
          <w:tcPr>
            <w:tcW w:w="1916" w:type="dxa"/>
            <w:tcBorders>
              <w:top w:val="single" w:sz="8" w:space="0" w:color="auto"/>
              <w:left w:val="nil"/>
              <w:bottom w:val="nil"/>
              <w:right w:val="nil"/>
            </w:tcBorders>
            <w:vAlign w:val="center"/>
          </w:tcPr>
          <w:p w14:paraId="3FEF64AF" w14:textId="77777777" w:rsidR="00A50AB6" w:rsidRPr="00AC4080" w:rsidRDefault="00A50AB6" w:rsidP="00AF2ABB">
            <w:pPr>
              <w:jc w:val="center"/>
              <w:rPr>
                <w:rFonts w:ascii="Arial" w:hAnsi="Arial" w:cs="Arial"/>
              </w:rPr>
            </w:pPr>
            <w:r>
              <w:rPr>
                <w:rFonts w:ascii="Arial" w:hAnsi="Arial" w:cs="Arial"/>
              </w:rPr>
              <w:t>100</w:t>
            </w:r>
            <w:r w:rsidRPr="00192F50">
              <w:rPr>
                <w:rFonts w:ascii="Arial" w:hAnsi="Arial" w:cs="Arial"/>
              </w:rPr>
              <w:t>–</w:t>
            </w:r>
            <w:r>
              <w:rPr>
                <w:rFonts w:ascii="Arial" w:hAnsi="Arial" w:cs="Arial"/>
              </w:rPr>
              <w:t>10,000</w:t>
            </w:r>
          </w:p>
        </w:tc>
        <w:tc>
          <w:tcPr>
            <w:tcW w:w="4733" w:type="dxa"/>
            <w:tcBorders>
              <w:top w:val="single" w:sz="8" w:space="0" w:color="auto"/>
              <w:left w:val="nil"/>
              <w:bottom w:val="nil"/>
              <w:right w:val="nil"/>
            </w:tcBorders>
            <w:vAlign w:val="center"/>
          </w:tcPr>
          <w:p w14:paraId="5DF66636" w14:textId="77777777" w:rsidR="00A50AB6" w:rsidRPr="00AC4080" w:rsidRDefault="00A50AB6" w:rsidP="00AF2ABB">
            <w:pPr>
              <w:rPr>
                <w:rFonts w:ascii="Arial" w:hAnsi="Arial" w:cs="Arial"/>
              </w:rPr>
            </w:pPr>
            <w:r w:rsidRPr="002404D4">
              <w:rPr>
                <w:rFonts w:ascii="Arial" w:hAnsi="Arial" w:cs="Arial"/>
              </w:rPr>
              <w:t>Current population sizes are unknown.</w:t>
            </w:r>
            <w:r>
              <w:rPr>
                <w:rFonts w:ascii="Arial" w:hAnsi="Arial" w:cs="Arial"/>
              </w:rPr>
              <w:t xml:space="preserve"> See </w:t>
            </w:r>
            <w:r>
              <w:rPr>
                <w:rFonts w:cs="Arial"/>
              </w:rPr>
              <w:fldChar w:fldCharType="begin"/>
            </w:r>
            <w:r>
              <w:rPr>
                <w:rFonts w:ascii="Arial" w:hAnsi="Arial" w:cs="Arial"/>
              </w:rPr>
              <w:instrText xml:space="preserve"> ADDIN ZOTERO_ITEM CSL_CITATION {"citationID":"JxTXBGci","properties":{"formattedCitation":"(USFWS and NMFS (U.S. Fish and Wildlife Service and National Marine Fisheries Service) 2022)","plainCitation":"(USFWS and NMFS (U.S. Fish and Wildlife Service and National Marine Fisheries Service) 2022)","dontUpdate":true,"noteIndex":0},"citationItems":[{"id":66,"uris":["http://zotero.org/users/11595137/items/8456YA99"],"itemData":{"id":66,"type":"article-journal","DOI":"10.25923/ZGM3-Y911","note":"publisher: United States. National Marine Fisheries Service. Southeast Region","source":"DOI.org (Datacite)","title":"Gulf Sturgeon (&lt;i&gt;Acipenser oxyrinchus desotoi&lt;/i&gt;) 5-Year Review: Summary and Evaluation","title-short":"Gulf Sturgeon (Acipenser oxyrinchus desotoi) 5-Year Review","URL":"https://repository.library.noaa.gov/view/noaa/41670","author":[{"family":"USFWS and NMFS (U.S. Fish and Wildlife Service and National Marine Fisheries Service)","given":""}],"accessed":{"date-parts":[["2023",4,25]]},"issued":{"date-parts":[["2022"]]}}}],"schema":"https://github.com/citation-style-language/schema/raw/master/csl-citation.json"} </w:instrText>
            </w:r>
            <w:r>
              <w:rPr>
                <w:rFonts w:cs="Arial"/>
              </w:rPr>
              <w:fldChar w:fldCharType="separate"/>
            </w:r>
            <w:r w:rsidRPr="002404D4">
              <w:rPr>
                <w:rFonts w:ascii="Arial" w:hAnsi="Arial" w:cs="Arial"/>
              </w:rPr>
              <w:t>USFWS and NMFS (2022)</w:t>
            </w:r>
            <w:r>
              <w:rPr>
                <w:rFonts w:cs="Arial"/>
              </w:rPr>
              <w:fldChar w:fldCharType="end"/>
            </w:r>
            <w:r>
              <w:rPr>
                <w:rFonts w:ascii="Arial" w:hAnsi="Arial" w:cs="Arial"/>
              </w:rPr>
              <w:t xml:space="preserve"> for a summary of river population abundance estimates.</w:t>
            </w:r>
          </w:p>
        </w:tc>
      </w:tr>
      <w:tr w:rsidR="00A50AB6" w:rsidRPr="00927B94" w14:paraId="7C135BA2" w14:textId="77777777" w:rsidTr="00AF2ABB">
        <w:trPr>
          <w:trHeight w:val="625"/>
        </w:trPr>
        <w:tc>
          <w:tcPr>
            <w:tcW w:w="2711" w:type="dxa"/>
            <w:tcBorders>
              <w:top w:val="nil"/>
              <w:left w:val="nil"/>
              <w:bottom w:val="nil"/>
              <w:right w:val="nil"/>
            </w:tcBorders>
            <w:vAlign w:val="center"/>
          </w:tcPr>
          <w:p w14:paraId="5C5462D9" w14:textId="77777777" w:rsidR="00A50AB6" w:rsidRPr="009F7777" w:rsidRDefault="00A50AB6" w:rsidP="00AF2ABB">
            <w:pPr>
              <w:rPr>
                <w:rFonts w:ascii="Arial" w:hAnsi="Arial" w:cs="Arial"/>
              </w:rPr>
            </w:pPr>
            <w:r>
              <w:rPr>
                <w:rFonts w:ascii="Arial" w:hAnsi="Arial" w:cs="Arial"/>
              </w:rPr>
              <w:t>Average long-term age 1 recruitment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Pr>
                <w:rFonts w:ascii="Arial" w:hAnsi="Arial" w:cs="Arial"/>
              </w:rPr>
              <w:t>)</w:t>
            </w:r>
          </w:p>
        </w:tc>
        <w:tc>
          <w:tcPr>
            <w:tcW w:w="1916" w:type="dxa"/>
            <w:tcBorders>
              <w:top w:val="nil"/>
              <w:left w:val="nil"/>
              <w:bottom w:val="nil"/>
              <w:right w:val="nil"/>
            </w:tcBorders>
            <w:vAlign w:val="center"/>
          </w:tcPr>
          <w:p w14:paraId="2C610D6D" w14:textId="77777777" w:rsidR="00A50AB6" w:rsidRPr="00AC3C00" w:rsidRDefault="00A50AB6" w:rsidP="00AF2ABB">
            <w:pPr>
              <w:jc w:val="center"/>
              <w:rPr>
                <w:rFonts w:ascii="Arial" w:hAnsi="Arial" w:cs="Arial"/>
              </w:rPr>
            </w:pPr>
            <w:r>
              <w:rPr>
                <w:rFonts w:ascii="Arial" w:hAnsi="Arial" w:cs="Arial"/>
              </w:rPr>
              <w:t>67</w:t>
            </w:r>
          </w:p>
        </w:tc>
        <w:tc>
          <w:tcPr>
            <w:tcW w:w="4733" w:type="dxa"/>
            <w:tcBorders>
              <w:top w:val="nil"/>
              <w:left w:val="nil"/>
              <w:bottom w:val="nil"/>
              <w:right w:val="nil"/>
            </w:tcBorders>
            <w:vAlign w:val="center"/>
          </w:tcPr>
          <w:p w14:paraId="224CEC56" w14:textId="77777777" w:rsidR="00A50AB6" w:rsidRPr="00AC3C00" w:rsidRDefault="00A50AB6" w:rsidP="00AF2ABB">
            <w:pPr>
              <w:rPr>
                <w:rFonts w:ascii="Arial" w:hAnsi="Arial" w:cs="Arial"/>
              </w:rPr>
            </w:pPr>
          </w:p>
        </w:tc>
      </w:tr>
      <w:tr w:rsidR="00A50AB6" w:rsidRPr="00927B94" w14:paraId="286D65B8" w14:textId="77777777" w:rsidTr="00AF2ABB">
        <w:trPr>
          <w:trHeight w:val="643"/>
        </w:trPr>
        <w:tc>
          <w:tcPr>
            <w:tcW w:w="2711" w:type="dxa"/>
            <w:tcBorders>
              <w:top w:val="nil"/>
              <w:left w:val="nil"/>
              <w:bottom w:val="nil"/>
              <w:right w:val="nil"/>
            </w:tcBorders>
            <w:vAlign w:val="center"/>
          </w:tcPr>
          <w:p w14:paraId="0DAF3F21" w14:textId="77777777" w:rsidR="00A50AB6" w:rsidRPr="00AC3C00" w:rsidRDefault="00A50AB6" w:rsidP="00AF2ABB">
            <w:pPr>
              <w:rPr>
                <w:rFonts w:ascii="Arial" w:hAnsi="Arial" w:cs="Arial"/>
                <w:i/>
              </w:rPr>
            </w:pPr>
            <w:r w:rsidRPr="00AC3C00">
              <w:rPr>
                <w:rFonts w:ascii="Arial" w:hAnsi="Arial" w:cs="Arial"/>
              </w:rPr>
              <w:t>Compensation ratio in recruitment</w:t>
            </w:r>
            <w:r>
              <w:rPr>
                <w:rFonts w:ascii="Arial" w:hAnsi="Arial" w:cs="Arial"/>
              </w:rPr>
              <w:t xml:space="preserve"> (</w:t>
            </w:r>
            <m:oMath>
              <m:r>
                <w:rPr>
                  <w:rFonts w:ascii="Cambria Math" w:hAnsi="Cambria Math" w:cs="Arial"/>
                </w:rPr>
                <m:t>recK</m:t>
              </m:r>
            </m:oMath>
            <w:r>
              <w:rPr>
                <w:rFonts w:ascii="Arial" w:hAnsi="Arial" w:cs="Arial"/>
                <w:i/>
              </w:rPr>
              <w:t>)</w:t>
            </w:r>
          </w:p>
        </w:tc>
        <w:tc>
          <w:tcPr>
            <w:tcW w:w="1916" w:type="dxa"/>
            <w:tcBorders>
              <w:top w:val="nil"/>
              <w:left w:val="nil"/>
              <w:bottom w:val="nil"/>
              <w:right w:val="nil"/>
            </w:tcBorders>
            <w:vAlign w:val="center"/>
          </w:tcPr>
          <w:p w14:paraId="17159069" w14:textId="77777777" w:rsidR="00A50AB6" w:rsidRPr="00AC3C00" w:rsidRDefault="00A50AB6" w:rsidP="00AF2ABB">
            <w:pPr>
              <w:jc w:val="center"/>
              <w:rPr>
                <w:rFonts w:ascii="Arial" w:hAnsi="Arial" w:cs="Arial"/>
              </w:rPr>
            </w:pPr>
            <w:r>
              <w:rPr>
                <w:rFonts w:ascii="Arial" w:hAnsi="Arial" w:cs="Arial"/>
              </w:rPr>
              <w:t>2.8</w:t>
            </w:r>
          </w:p>
        </w:tc>
        <w:tc>
          <w:tcPr>
            <w:tcW w:w="4733" w:type="dxa"/>
            <w:tcBorders>
              <w:top w:val="nil"/>
              <w:left w:val="nil"/>
              <w:bottom w:val="nil"/>
              <w:right w:val="nil"/>
            </w:tcBorders>
            <w:vAlign w:val="center"/>
          </w:tcPr>
          <w:p w14:paraId="3151C132" w14:textId="77777777" w:rsidR="00A50AB6" w:rsidRPr="00342E53" w:rsidRDefault="00A50AB6" w:rsidP="00AF2ABB">
            <w:pPr>
              <w:rPr>
                <w:rFonts w:ascii="Arial" w:hAnsi="Arial" w:cs="Arial"/>
              </w:rPr>
            </w:pPr>
            <w:r w:rsidRPr="0050508C">
              <w:rPr>
                <w:rFonts w:ascii="Arial" w:hAnsi="Arial" w:cs="Arial"/>
              </w:rPr>
              <w:t xml:space="preserve">Assumed value. More conservative compensation than </w:t>
            </w:r>
            <w:r>
              <w:rPr>
                <w:rFonts w:ascii="Arial" w:hAnsi="Arial" w:cs="Arial"/>
              </w:rPr>
              <w:t xml:space="preserve">estimates from </w:t>
            </w:r>
            <w:r>
              <w:rPr>
                <w:rFonts w:cs="Arial"/>
              </w:rPr>
              <w:fldChar w:fldCharType="begin"/>
            </w:r>
            <w:r>
              <w:rPr>
                <w:rFonts w:ascii="Arial" w:hAnsi="Arial" w:cs="Arial"/>
              </w:rPr>
              <w:instrText xml:space="preserve"> ADDIN ZOTERO_ITEM CSL_CITATION {"citationID":"9qPj6Jsd","properties":{"formattedCitation":"(Flowers 2008; Ahrens and Pine 2014)","plainCitation":"(Flowers 2008; Ahrens and Pine 2014)","dontUpdate":true,"noteIndex":0},"citationItems":[{"id":174,"uris":["http://zotero.org/users/11595137/items/YN4FB5CW"],"itemData":{"id":174,"type":"thesis","title":"Age-structured population model for evaluating Gulf Sturgeon recovery on the Apalachicola River, Florida. Master’s Thesis. University of Florida, Gainesville.","author":[{"family":"Flowers","given":"H. Jared"}],"issued":{"date-parts":[["2008"]]}}},{"id":1,"uris":["http://zotero.org/users/11595137/items/JPZKLA4F"],"itemData":{"id":1,"type":"article-journal","container-title":"Marine and Coastal Fisheries","DOI":"10.1080/19425120.2014.976679","ISSN":"1942-5120","issue":"1","journalAbbreviation":"Marine and Coastal Fisheries","language":"en","page":"274-286","source":"DOI.org (Crossref)","title":"Informing Recovery Goals Based on Historical Population Size and Extant Habitat: A Case Study of the Gulf Sturgeon","title-short":"Informing Recovery Goals Based on Historical Population Size and Extant Habitat","volume":"6","author":[{"family":"Ahrens","given":"R. N. M."},{"family":"Pine","given":"W. E."}],"issued":{"date-parts":[["2014",1]]}}}],"schema":"https://github.com/citation-style-language/schema/raw/master/csl-citation.json"} </w:instrText>
            </w:r>
            <w:r>
              <w:rPr>
                <w:rFonts w:cs="Arial"/>
              </w:rPr>
              <w:fldChar w:fldCharType="separate"/>
            </w:r>
            <w:r w:rsidRPr="0050508C">
              <w:rPr>
                <w:rFonts w:ascii="Arial" w:hAnsi="Arial" w:cs="Arial"/>
              </w:rPr>
              <w:t xml:space="preserve">Flowers </w:t>
            </w:r>
            <w:r>
              <w:rPr>
                <w:rFonts w:ascii="Arial" w:hAnsi="Arial" w:cs="Arial"/>
              </w:rPr>
              <w:t>(</w:t>
            </w:r>
            <w:r w:rsidRPr="0050508C">
              <w:rPr>
                <w:rFonts w:ascii="Arial" w:hAnsi="Arial" w:cs="Arial"/>
              </w:rPr>
              <w:t>2008</w:t>
            </w:r>
            <w:r>
              <w:rPr>
                <w:rFonts w:ascii="Arial" w:hAnsi="Arial" w:cs="Arial"/>
              </w:rPr>
              <w:t>) or</w:t>
            </w:r>
            <w:r w:rsidRPr="0050508C">
              <w:rPr>
                <w:rFonts w:ascii="Arial" w:hAnsi="Arial" w:cs="Arial"/>
              </w:rPr>
              <w:t xml:space="preserve"> Ahrens and Pine </w:t>
            </w:r>
            <w:r>
              <w:rPr>
                <w:rFonts w:ascii="Arial" w:hAnsi="Arial" w:cs="Arial"/>
              </w:rPr>
              <w:t>(</w:t>
            </w:r>
            <w:r w:rsidRPr="0050508C">
              <w:rPr>
                <w:rFonts w:ascii="Arial" w:hAnsi="Arial" w:cs="Arial"/>
              </w:rPr>
              <w:t>2014)</w:t>
            </w:r>
            <w:r>
              <w:rPr>
                <w:rFonts w:cs="Arial"/>
              </w:rPr>
              <w:fldChar w:fldCharType="end"/>
            </w:r>
          </w:p>
        </w:tc>
      </w:tr>
      <w:tr w:rsidR="00A50AB6" w:rsidRPr="00927B94" w14:paraId="1C389C3E" w14:textId="77777777" w:rsidTr="00AF2ABB">
        <w:trPr>
          <w:trHeight w:val="904"/>
        </w:trPr>
        <w:tc>
          <w:tcPr>
            <w:tcW w:w="2711" w:type="dxa"/>
            <w:tcBorders>
              <w:top w:val="nil"/>
              <w:left w:val="nil"/>
              <w:bottom w:val="nil"/>
              <w:right w:val="nil"/>
            </w:tcBorders>
            <w:vAlign w:val="center"/>
          </w:tcPr>
          <w:p w14:paraId="07E4136C" w14:textId="77777777" w:rsidR="00A50AB6" w:rsidRPr="00AC3C00" w:rsidRDefault="00A50AB6" w:rsidP="00AF2ABB">
            <w:pPr>
              <w:rPr>
                <w:rFonts w:ascii="Arial" w:hAnsi="Arial" w:cs="Arial"/>
                <w:i/>
              </w:rPr>
            </w:pPr>
            <w:r w:rsidRPr="00AC3C00">
              <w:rPr>
                <w:rFonts w:ascii="Arial" w:hAnsi="Arial" w:cs="Arial"/>
              </w:rPr>
              <w:t xml:space="preserve">Metabolic rate parameter of von </w:t>
            </w:r>
            <w:proofErr w:type="spellStart"/>
            <w:r w:rsidRPr="00AC3C00">
              <w:rPr>
                <w:rFonts w:ascii="Arial" w:hAnsi="Arial" w:cs="Arial"/>
              </w:rPr>
              <w:t>Bertalanffy</w:t>
            </w:r>
            <w:proofErr w:type="spellEnd"/>
            <w:r w:rsidRPr="00AC3C00">
              <w:rPr>
                <w:rFonts w:ascii="Arial" w:hAnsi="Arial" w:cs="Arial"/>
              </w:rPr>
              <w:t xml:space="preserve"> function</w:t>
            </w:r>
            <w:r>
              <w:rPr>
                <w:rFonts w:ascii="Arial" w:hAnsi="Arial" w:cs="Arial"/>
              </w:rPr>
              <w:t xml:space="preserve"> (</w:t>
            </w:r>
            <w:r w:rsidRPr="009F04E4">
              <w:rPr>
                <w:rFonts w:ascii="Cambria Math" w:hAnsi="Cambria Math" w:cs="Arial"/>
              </w:rPr>
              <w:t>𝐾</w:t>
            </w:r>
            <w:r>
              <w:rPr>
                <w:rFonts w:ascii="Arial" w:hAnsi="Arial" w:cs="Arial"/>
                <w:i/>
              </w:rPr>
              <w:t>)</w:t>
            </w:r>
          </w:p>
        </w:tc>
        <w:tc>
          <w:tcPr>
            <w:tcW w:w="1916" w:type="dxa"/>
            <w:tcBorders>
              <w:top w:val="nil"/>
              <w:left w:val="nil"/>
              <w:bottom w:val="nil"/>
              <w:right w:val="nil"/>
            </w:tcBorders>
            <w:vAlign w:val="center"/>
          </w:tcPr>
          <w:p w14:paraId="53C9C5F6" w14:textId="77777777" w:rsidR="00A50AB6" w:rsidRPr="00AC3C00" w:rsidRDefault="00A50AB6" w:rsidP="00AF2ABB">
            <w:pPr>
              <w:jc w:val="center"/>
              <w:rPr>
                <w:rFonts w:ascii="Arial" w:hAnsi="Arial" w:cs="Arial"/>
              </w:rPr>
            </w:pPr>
            <w:r>
              <w:rPr>
                <w:rFonts w:ascii="Arial" w:hAnsi="Arial" w:cs="Arial"/>
              </w:rPr>
              <w:t>0.13</w:t>
            </w:r>
          </w:p>
        </w:tc>
        <w:tc>
          <w:tcPr>
            <w:tcW w:w="4733" w:type="dxa"/>
            <w:tcBorders>
              <w:top w:val="nil"/>
              <w:left w:val="nil"/>
              <w:bottom w:val="nil"/>
              <w:right w:val="nil"/>
            </w:tcBorders>
            <w:vAlign w:val="center"/>
          </w:tcPr>
          <w:p w14:paraId="7EBC6340" w14:textId="77777777" w:rsidR="00A50AB6" w:rsidRPr="00AC3C00" w:rsidRDefault="00A50AB6" w:rsidP="00AF2ABB">
            <w:pPr>
              <w:rPr>
                <w:rFonts w:ascii="Arial" w:hAnsi="Arial" w:cs="Arial"/>
              </w:rPr>
            </w:pPr>
            <w:r>
              <w:rPr>
                <w:rFonts w:ascii="Arial" w:hAnsi="Arial" w:cs="Arial"/>
              </w:rPr>
              <w:t>Estimated from</w:t>
            </w:r>
            <w:r w:rsidRPr="00912B73">
              <w:rPr>
                <w:rFonts w:ascii="Arial" w:hAnsi="Arial" w:cs="Arial"/>
              </w:rPr>
              <w:t xml:space="preserve"> direct length-at-age</w:t>
            </w:r>
            <w:r>
              <w:rPr>
                <w:rFonts w:ascii="Arial" w:hAnsi="Arial" w:cs="Arial"/>
              </w:rPr>
              <w:t xml:space="preserve"> and tagging</w:t>
            </w:r>
            <w:r w:rsidRPr="00912B73">
              <w:rPr>
                <w:rFonts w:ascii="Arial" w:hAnsi="Arial" w:cs="Arial"/>
              </w:rPr>
              <w:t xml:space="preserve"> data from 1978-2007 for the Apalachicola River</w:t>
            </w:r>
            <w:r>
              <w:rPr>
                <w:rFonts w:ascii="Arial" w:hAnsi="Arial" w:cs="Arial"/>
              </w:rPr>
              <w:t xml:space="preserve"> by </w:t>
            </w:r>
            <w:r>
              <w:rPr>
                <w:rFonts w:cs="Arial"/>
              </w:rPr>
              <w:fldChar w:fldCharType="begin"/>
            </w:r>
            <w:r>
              <w:rPr>
                <w:rFonts w:ascii="Arial" w:hAnsi="Arial" w:cs="Arial"/>
              </w:rPr>
              <w:instrText xml:space="preserve"> ADDIN ZOTERO_ITEM CSL_CITATION {"citationID":"uAa50BZZ","properties":{"formattedCitation":"(Flowers et al. 2010)","plainCitation":"(Flowers et al. 2010)","dontUpdate":true,"noteIndex":0},"citationItems":[{"id":84,"uris":["http://zotero.org/users/11595137/items/7ZJRUNBH"],"itemData":{"id":84,"type":"article-journal","container-title":"The Open Fish Science Journal","DOI":"10.2174/1874401X01003020080","ISSN":"1874401X","issue":"2","journalAbbreviation":"TOFISHSJ","language":"en","page":"80-86","source":"DOI.org (Crossref)","title":"Bioenergetic Approach to Describing Gulf Sturgeon (&lt;i&gt;Acipenser oxyrinchus&lt;/i&gt;) Growth in Two Florida Rivers","volume":"3","author":[{"family":"Flowers","given":"H. Jared"},{"family":"Van Poorten","given":"Brett T."},{"family":"Tetzlaff","given":"Jakob C."},{"family":"Pine","given":"William E."}],"issued":{"date-parts":[["2010",7,6]]}}}],"schema":"https://github.com/citation-style-language/schema/raw/master/csl-citation.json"} </w:instrText>
            </w:r>
            <w:r>
              <w:rPr>
                <w:rFonts w:cs="Arial"/>
              </w:rPr>
              <w:fldChar w:fldCharType="separate"/>
            </w:r>
            <w:r w:rsidRPr="00912B73">
              <w:rPr>
                <w:rFonts w:ascii="Arial" w:hAnsi="Arial" w:cs="Arial"/>
              </w:rPr>
              <w:t xml:space="preserve">Flowers et al. </w:t>
            </w:r>
            <w:r>
              <w:rPr>
                <w:rFonts w:ascii="Arial" w:hAnsi="Arial" w:cs="Arial"/>
              </w:rPr>
              <w:t>(</w:t>
            </w:r>
            <w:r w:rsidRPr="00912B73">
              <w:rPr>
                <w:rFonts w:ascii="Arial" w:hAnsi="Arial" w:cs="Arial"/>
              </w:rPr>
              <w:t>2010)</w:t>
            </w:r>
            <w:r>
              <w:rPr>
                <w:rFonts w:cs="Arial"/>
              </w:rPr>
              <w:fldChar w:fldCharType="end"/>
            </w:r>
            <w:r>
              <w:rPr>
                <w:rFonts w:ascii="Arial" w:hAnsi="Arial" w:cs="Arial"/>
              </w:rPr>
              <w:t>.</w:t>
            </w:r>
          </w:p>
        </w:tc>
      </w:tr>
      <w:tr w:rsidR="00A50AB6" w:rsidRPr="00927B94" w14:paraId="1B386380" w14:textId="77777777" w:rsidTr="00AF2ABB">
        <w:trPr>
          <w:trHeight w:val="607"/>
        </w:trPr>
        <w:tc>
          <w:tcPr>
            <w:tcW w:w="2711" w:type="dxa"/>
            <w:tcBorders>
              <w:top w:val="nil"/>
              <w:left w:val="nil"/>
              <w:bottom w:val="nil"/>
              <w:right w:val="nil"/>
            </w:tcBorders>
            <w:vAlign w:val="center"/>
          </w:tcPr>
          <w:p w14:paraId="42CEB217" w14:textId="77777777" w:rsidR="00A50AB6" w:rsidRPr="00AC3C00" w:rsidRDefault="00A50AB6" w:rsidP="00AF2ABB">
            <w:pPr>
              <w:rPr>
                <w:rFonts w:ascii="Arial" w:hAnsi="Arial" w:cs="Arial"/>
                <w:i/>
              </w:rPr>
            </w:pPr>
            <w:r w:rsidRPr="00AC3C00">
              <w:rPr>
                <w:rFonts w:ascii="Arial" w:hAnsi="Arial" w:cs="Arial"/>
              </w:rPr>
              <w:t xml:space="preserve">Minimum adult natural mortality rate </w:t>
            </w:r>
            <w:r>
              <w:rPr>
                <w:rFonts w:ascii="Arial" w:hAnsi="Arial" w:cs="Arial"/>
              </w:rPr>
              <w:t>(</w:t>
            </w:r>
            <m:oMath>
              <m:sSub>
                <m:sSubPr>
                  <m:ctrlPr>
                    <w:rPr>
                      <w:rFonts w:ascii="Cambria Math" w:hAnsi="Cambria Math" w:cs="Arial"/>
                      <w:i/>
                    </w:rPr>
                  </m:ctrlPr>
                </m:sSubPr>
                <m:e>
                  <m:r>
                    <w:rPr>
                      <w:rFonts w:ascii="Cambria Math" w:hAnsi="Cambria Math" w:cs="Arial"/>
                    </w:rPr>
                    <m:t>M</m:t>
                  </m:r>
                </m:e>
                <m:sub>
                  <m:r>
                    <w:rPr>
                      <w:rFonts w:ascii="Cambria Math" w:hAnsi="Cambria Math" w:cs="Arial"/>
                    </w:rPr>
                    <m:t>∞</m:t>
                  </m:r>
                </m:sub>
              </m:sSub>
            </m:oMath>
            <w:r>
              <w:rPr>
                <w:rFonts w:ascii="Arial" w:hAnsi="Arial" w:cs="Arial"/>
              </w:rPr>
              <w:t>)</w:t>
            </w:r>
          </w:p>
        </w:tc>
        <w:tc>
          <w:tcPr>
            <w:tcW w:w="1916" w:type="dxa"/>
            <w:tcBorders>
              <w:top w:val="nil"/>
              <w:left w:val="nil"/>
              <w:bottom w:val="nil"/>
              <w:right w:val="nil"/>
            </w:tcBorders>
            <w:vAlign w:val="center"/>
          </w:tcPr>
          <w:p w14:paraId="0E9305B5" w14:textId="77777777" w:rsidR="00A50AB6" w:rsidRPr="001C2CFB" w:rsidRDefault="00A50AB6" w:rsidP="00AF2ABB">
            <w:pPr>
              <w:jc w:val="center"/>
              <w:rPr>
                <w:rFonts w:ascii="Arial" w:hAnsi="Arial" w:cs="Arial"/>
              </w:rPr>
            </w:pPr>
            <w:r w:rsidRPr="001C2CFB">
              <w:rPr>
                <w:rFonts w:ascii="Arial" w:hAnsi="Arial" w:cs="Arial"/>
              </w:rPr>
              <w:t>0.0627</w:t>
            </w:r>
          </w:p>
        </w:tc>
        <w:tc>
          <w:tcPr>
            <w:tcW w:w="4733" w:type="dxa"/>
            <w:tcBorders>
              <w:top w:val="nil"/>
              <w:left w:val="nil"/>
              <w:bottom w:val="nil"/>
              <w:right w:val="nil"/>
            </w:tcBorders>
            <w:vAlign w:val="center"/>
          </w:tcPr>
          <w:p w14:paraId="394EB311" w14:textId="77777777" w:rsidR="00A50AB6" w:rsidRPr="00AC3C00" w:rsidRDefault="00A50AB6" w:rsidP="00AF2ABB">
            <w:pPr>
              <w:rPr>
                <w:rFonts w:ascii="Arial" w:hAnsi="Arial" w:cs="Arial"/>
              </w:rPr>
            </w:pPr>
          </w:p>
        </w:tc>
      </w:tr>
      <w:tr w:rsidR="00A50AB6" w:rsidRPr="00927B94" w14:paraId="45F7131A" w14:textId="77777777" w:rsidTr="00AF2ABB">
        <w:trPr>
          <w:trHeight w:val="688"/>
        </w:trPr>
        <w:tc>
          <w:tcPr>
            <w:tcW w:w="2711" w:type="dxa"/>
            <w:tcBorders>
              <w:top w:val="nil"/>
              <w:left w:val="nil"/>
              <w:bottom w:val="nil"/>
              <w:right w:val="nil"/>
            </w:tcBorders>
            <w:vAlign w:val="center"/>
          </w:tcPr>
          <w:p w14:paraId="5D4DF48C" w14:textId="77777777" w:rsidR="00A50AB6" w:rsidRPr="009F7777" w:rsidRDefault="00A50AB6" w:rsidP="00AF2ABB">
            <w:pPr>
              <w:rPr>
                <w:rFonts w:ascii="Arial" w:hAnsi="Arial" w:cs="Arial"/>
              </w:rPr>
            </w:pPr>
            <w:r w:rsidRPr="00AC3C00">
              <w:rPr>
                <w:rFonts w:ascii="Arial" w:hAnsi="Arial" w:cs="Arial"/>
              </w:rPr>
              <w:t>Length at 50% selectivity</w:t>
            </w:r>
            <w:r>
              <w:rPr>
                <w:rFonts w:ascii="Arial" w:hAnsi="Arial" w:cs="Arial"/>
              </w:rPr>
              <w:t xml:space="preserve"> (</w:t>
            </w:r>
            <m:oMath>
              <m:sSub>
                <m:sSubPr>
                  <m:ctrlPr>
                    <w:rPr>
                      <w:rFonts w:ascii="Cambria Math" w:hAnsi="Cambria Math" w:cs="Arial"/>
                      <w:i/>
                    </w:rPr>
                  </m:ctrlPr>
                </m:sSubPr>
                <m:e>
                  <m:r>
                    <w:rPr>
                      <w:rFonts w:ascii="Cambria Math" w:hAnsi="Cambria Math" w:cs="Arial"/>
                    </w:rPr>
                    <m:t>l</m:t>
                  </m:r>
                </m:e>
                <m:sub>
                  <m:r>
                    <w:rPr>
                      <w:rFonts w:ascii="Cambria Math" w:hAnsi="Cambria Math" w:cs="Arial"/>
                    </w:rPr>
                    <m:t>50</m:t>
                  </m:r>
                </m:sub>
              </m:sSub>
            </m:oMath>
            <w:r>
              <w:rPr>
                <w:rFonts w:ascii="Arial" w:hAnsi="Arial" w:cs="Arial"/>
              </w:rPr>
              <w:t>)</w:t>
            </w:r>
          </w:p>
        </w:tc>
        <w:tc>
          <w:tcPr>
            <w:tcW w:w="1916" w:type="dxa"/>
            <w:tcBorders>
              <w:top w:val="nil"/>
              <w:left w:val="nil"/>
              <w:bottom w:val="nil"/>
              <w:right w:val="nil"/>
            </w:tcBorders>
            <w:vAlign w:val="center"/>
          </w:tcPr>
          <w:p w14:paraId="12AB90E7" w14:textId="77777777" w:rsidR="00A50AB6" w:rsidRPr="00AC3C00" w:rsidRDefault="00A50AB6" w:rsidP="00AF2ABB">
            <w:pPr>
              <w:jc w:val="center"/>
              <w:rPr>
                <w:rFonts w:ascii="Arial" w:hAnsi="Arial" w:cs="Arial"/>
              </w:rPr>
            </w:pPr>
            <w:r w:rsidRPr="001C2CFB">
              <w:rPr>
                <w:rFonts w:ascii="Arial" w:hAnsi="Arial" w:cs="Arial"/>
              </w:rPr>
              <w:t>0.27</w:t>
            </w:r>
          </w:p>
        </w:tc>
        <w:tc>
          <w:tcPr>
            <w:tcW w:w="4733" w:type="dxa"/>
            <w:tcBorders>
              <w:top w:val="nil"/>
              <w:left w:val="nil"/>
              <w:bottom w:val="nil"/>
              <w:right w:val="nil"/>
            </w:tcBorders>
            <w:vAlign w:val="center"/>
          </w:tcPr>
          <w:p w14:paraId="5AE2B2ED" w14:textId="77777777" w:rsidR="00A50AB6" w:rsidRPr="00AC3C00" w:rsidRDefault="00A50AB6" w:rsidP="00AF2ABB">
            <w:pPr>
              <w:rPr>
                <w:rFonts w:ascii="Arial" w:hAnsi="Arial" w:cs="Arial"/>
              </w:rPr>
            </w:pPr>
          </w:p>
        </w:tc>
      </w:tr>
      <w:tr w:rsidR="00A50AB6" w:rsidRPr="00927B94" w14:paraId="74D0B3B0" w14:textId="77777777" w:rsidTr="00AF2ABB">
        <w:trPr>
          <w:trHeight w:val="670"/>
        </w:trPr>
        <w:tc>
          <w:tcPr>
            <w:tcW w:w="2711" w:type="dxa"/>
            <w:tcBorders>
              <w:top w:val="nil"/>
              <w:left w:val="nil"/>
              <w:bottom w:val="nil"/>
              <w:right w:val="nil"/>
            </w:tcBorders>
            <w:vAlign w:val="center"/>
          </w:tcPr>
          <w:p w14:paraId="32A4A097" w14:textId="77777777" w:rsidR="00A50AB6" w:rsidRPr="009F7777" w:rsidRDefault="00A50AB6" w:rsidP="00AF2ABB">
            <w:pPr>
              <w:rPr>
                <w:rFonts w:ascii="Arial" w:hAnsi="Arial" w:cs="Arial"/>
              </w:rPr>
            </w:pPr>
            <w:r w:rsidRPr="00AC3C00">
              <w:rPr>
                <w:rFonts w:ascii="Arial" w:hAnsi="Arial" w:cs="Arial"/>
              </w:rPr>
              <w:t xml:space="preserve">Selectivity shape parameter </w:t>
            </w:r>
            <w:r>
              <w:rPr>
                <w:rFonts w:ascii="Arial" w:hAnsi="Arial" w:cs="Arial"/>
              </w:rPr>
              <w:t>(</w:t>
            </w:r>
            <m:oMath>
              <m:sSub>
                <m:sSubPr>
                  <m:ctrlPr>
                    <w:rPr>
                      <w:rFonts w:ascii="Cambria Math" w:hAnsi="Cambria Math" w:cs="Arial"/>
                      <w:i/>
                    </w:rPr>
                  </m:ctrlPr>
                </m:sSubPr>
                <m:e>
                  <m:r>
                    <w:rPr>
                      <w:rFonts w:ascii="Cambria Math" w:hAnsi="Cambria Math" w:cs="Arial"/>
                    </w:rPr>
                    <m:t>l</m:t>
                  </m:r>
                </m:e>
                <m:sub>
                  <m:r>
                    <w:rPr>
                      <w:rFonts w:ascii="Cambria Math" w:hAnsi="Cambria Math" w:cs="Arial"/>
                    </w:rPr>
                    <m:t>sl</m:t>
                  </m:r>
                </m:sub>
              </m:sSub>
            </m:oMath>
            <w:r>
              <w:rPr>
                <w:rFonts w:ascii="Arial" w:hAnsi="Arial" w:cs="Arial"/>
              </w:rPr>
              <w:t>)</w:t>
            </w:r>
          </w:p>
        </w:tc>
        <w:tc>
          <w:tcPr>
            <w:tcW w:w="1916" w:type="dxa"/>
            <w:tcBorders>
              <w:top w:val="nil"/>
              <w:left w:val="nil"/>
              <w:bottom w:val="nil"/>
              <w:right w:val="nil"/>
            </w:tcBorders>
            <w:vAlign w:val="center"/>
          </w:tcPr>
          <w:p w14:paraId="70B19A04" w14:textId="77777777" w:rsidR="00A50AB6" w:rsidRPr="001C2CFB" w:rsidRDefault="00A50AB6" w:rsidP="00AF2ABB">
            <w:pPr>
              <w:jc w:val="center"/>
              <w:rPr>
                <w:rFonts w:ascii="Arial" w:hAnsi="Arial" w:cs="Arial"/>
              </w:rPr>
            </w:pPr>
            <w:r w:rsidRPr="001C2CFB">
              <w:rPr>
                <w:rFonts w:ascii="Arial" w:hAnsi="Arial" w:cs="Arial"/>
              </w:rPr>
              <w:t>0.045</w:t>
            </w:r>
          </w:p>
        </w:tc>
        <w:tc>
          <w:tcPr>
            <w:tcW w:w="4733" w:type="dxa"/>
            <w:tcBorders>
              <w:top w:val="nil"/>
              <w:left w:val="nil"/>
              <w:bottom w:val="nil"/>
              <w:right w:val="nil"/>
            </w:tcBorders>
            <w:vAlign w:val="center"/>
          </w:tcPr>
          <w:p w14:paraId="686E917F" w14:textId="77777777" w:rsidR="00A50AB6" w:rsidRPr="00AC3C00" w:rsidRDefault="00A50AB6" w:rsidP="00AF2ABB">
            <w:pPr>
              <w:rPr>
                <w:rFonts w:ascii="Arial" w:hAnsi="Arial" w:cs="Arial"/>
              </w:rPr>
            </w:pPr>
          </w:p>
        </w:tc>
      </w:tr>
      <w:tr w:rsidR="00A50AB6" w:rsidRPr="00927B94" w14:paraId="643BD99B" w14:textId="77777777" w:rsidTr="00AF2ABB">
        <w:trPr>
          <w:trHeight w:val="922"/>
        </w:trPr>
        <w:tc>
          <w:tcPr>
            <w:tcW w:w="2711" w:type="dxa"/>
            <w:tcBorders>
              <w:top w:val="nil"/>
              <w:left w:val="nil"/>
              <w:bottom w:val="nil"/>
              <w:right w:val="nil"/>
            </w:tcBorders>
            <w:vAlign w:val="center"/>
          </w:tcPr>
          <w:p w14:paraId="058A5F20" w14:textId="77777777" w:rsidR="00A50AB6" w:rsidRPr="009F7777" w:rsidRDefault="00A50AB6" w:rsidP="00AF2ABB">
            <w:pPr>
              <w:rPr>
                <w:rFonts w:ascii="Arial" w:hAnsi="Arial" w:cs="Arial"/>
              </w:rPr>
            </w:pPr>
            <w:r w:rsidRPr="00AC3C00">
              <w:rPr>
                <w:rFonts w:ascii="Arial" w:hAnsi="Arial" w:cs="Arial"/>
              </w:rPr>
              <w:t>Weight at maturity relative to asymptotic weight</w:t>
            </w:r>
            <w:r>
              <w:rPr>
                <w:rFonts w:ascii="Arial" w:hAnsi="Arial" w:cs="Arial"/>
              </w:rPr>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m</m:t>
                  </m:r>
                </m:sub>
              </m:sSub>
            </m:oMath>
            <w:r>
              <w:rPr>
                <w:rFonts w:ascii="Arial" w:hAnsi="Arial" w:cs="Arial"/>
              </w:rPr>
              <w:t>)</w:t>
            </w:r>
          </w:p>
        </w:tc>
        <w:tc>
          <w:tcPr>
            <w:tcW w:w="1916" w:type="dxa"/>
            <w:tcBorders>
              <w:top w:val="nil"/>
              <w:left w:val="nil"/>
              <w:bottom w:val="nil"/>
              <w:right w:val="nil"/>
            </w:tcBorders>
            <w:vAlign w:val="center"/>
          </w:tcPr>
          <w:p w14:paraId="28700F97" w14:textId="77777777" w:rsidR="00A50AB6" w:rsidRPr="00AC3C00" w:rsidRDefault="00A50AB6" w:rsidP="00AF2ABB">
            <w:pPr>
              <w:jc w:val="center"/>
              <w:rPr>
                <w:rFonts w:ascii="Arial" w:hAnsi="Arial" w:cs="Arial"/>
              </w:rPr>
            </w:pPr>
            <w:r>
              <w:rPr>
                <w:rFonts w:ascii="Arial" w:hAnsi="Arial" w:cs="Arial"/>
              </w:rPr>
              <w:t>0.15</w:t>
            </w:r>
          </w:p>
        </w:tc>
        <w:tc>
          <w:tcPr>
            <w:tcW w:w="4733" w:type="dxa"/>
            <w:tcBorders>
              <w:top w:val="nil"/>
              <w:left w:val="nil"/>
              <w:bottom w:val="nil"/>
              <w:right w:val="nil"/>
            </w:tcBorders>
            <w:vAlign w:val="center"/>
          </w:tcPr>
          <w:p w14:paraId="6E12D9D6" w14:textId="77777777" w:rsidR="00A50AB6" w:rsidRPr="00AC3C00" w:rsidRDefault="00A50AB6" w:rsidP="00AF2ABB">
            <w:pPr>
              <w:rPr>
                <w:rFonts w:ascii="Arial" w:hAnsi="Arial" w:cs="Arial"/>
              </w:rPr>
            </w:pPr>
            <w:r w:rsidRPr="0045375D">
              <w:rPr>
                <w:rFonts w:ascii="Arial" w:hAnsi="Arial" w:cs="Arial"/>
              </w:rPr>
              <w:t>Proportion of body weight lost to spawning</w:t>
            </w:r>
            <w:r>
              <w:rPr>
                <w:rFonts w:ascii="Arial" w:hAnsi="Arial" w:cs="Arial"/>
              </w:rPr>
              <w:t xml:space="preserve"> estimated in </w:t>
            </w:r>
            <w:r>
              <w:rPr>
                <w:rFonts w:cs="Arial"/>
              </w:rPr>
              <w:fldChar w:fldCharType="begin"/>
            </w:r>
            <w:r>
              <w:rPr>
                <w:rFonts w:ascii="Arial" w:hAnsi="Arial" w:cs="Arial"/>
              </w:rPr>
              <w:instrText xml:space="preserve"> ADDIN ZOTERO_ITEM CSL_CITATION {"citationID":"sHF0g6UX","properties":{"formattedCitation":"(Flowers et al. 2010)","plainCitation":"(Flowers et al. 2010)","dontUpdate":true,"noteIndex":0},"citationItems":[{"id":84,"uris":["http://zotero.org/users/11595137/items/7ZJRUNBH"],"itemData":{"id":84,"type":"article-journal","container-title":"The Open Fish Science Journal","DOI":"10.2174/1874401X01003020080","ISSN":"1874401X","issue":"2","journalAbbreviation":"TOFISHSJ","language":"en","page":"80-86","source":"DOI.org (Crossref)","title":"Bioenergetic Approach to Describing Gulf Sturgeon (&lt;i&gt;Acipenser oxyrinchus&lt;/i&gt;) Growth in Two Florida Rivers","volume":"3","author":[{"family":"Flowers","given":"H. Jared"},{"family":"Van Poorten","given":"Brett T."},{"family":"Tetzlaff","given":"Jakob C."},{"family":"Pine","given":"William E."}],"issued":{"date-parts":[["2010",7,6]]}}}],"schema":"https://github.com/citation-style-language/schema/raw/master/csl-citation.json"} </w:instrText>
            </w:r>
            <w:r>
              <w:rPr>
                <w:rFonts w:cs="Arial"/>
              </w:rPr>
              <w:fldChar w:fldCharType="separate"/>
            </w:r>
            <w:r w:rsidRPr="0045375D">
              <w:rPr>
                <w:rFonts w:ascii="Arial" w:hAnsi="Arial" w:cs="Arial"/>
              </w:rPr>
              <w:t xml:space="preserve">Flowers et al. </w:t>
            </w:r>
            <w:r>
              <w:rPr>
                <w:rFonts w:ascii="Arial" w:hAnsi="Arial" w:cs="Arial"/>
              </w:rPr>
              <w:t>(</w:t>
            </w:r>
            <w:r w:rsidRPr="0045375D">
              <w:rPr>
                <w:rFonts w:ascii="Arial" w:hAnsi="Arial" w:cs="Arial"/>
              </w:rPr>
              <w:t>2010)</w:t>
            </w:r>
            <w:r>
              <w:rPr>
                <w:rFonts w:cs="Arial"/>
              </w:rPr>
              <w:fldChar w:fldCharType="end"/>
            </w:r>
            <w:r>
              <w:rPr>
                <w:rFonts w:ascii="Arial" w:hAnsi="Arial" w:cs="Arial"/>
              </w:rPr>
              <w:t>.</w:t>
            </w:r>
          </w:p>
        </w:tc>
      </w:tr>
      <w:tr w:rsidR="00A50AB6" w:rsidRPr="00927B94" w14:paraId="7DDDC8C9" w14:textId="77777777" w:rsidTr="00AF2ABB">
        <w:trPr>
          <w:trHeight w:val="616"/>
        </w:trPr>
        <w:tc>
          <w:tcPr>
            <w:tcW w:w="2711" w:type="dxa"/>
            <w:tcBorders>
              <w:top w:val="nil"/>
              <w:left w:val="nil"/>
              <w:bottom w:val="single" w:sz="8" w:space="0" w:color="auto"/>
              <w:right w:val="nil"/>
            </w:tcBorders>
            <w:vAlign w:val="center"/>
          </w:tcPr>
          <w:p w14:paraId="6717FAAE" w14:textId="77777777" w:rsidR="00A50AB6" w:rsidRPr="009F7777" w:rsidRDefault="00A50AB6" w:rsidP="00AF2ABB">
            <w:pPr>
              <w:rPr>
                <w:rFonts w:ascii="Arial" w:hAnsi="Arial" w:cs="Arial"/>
              </w:rPr>
            </w:pPr>
            <w:r w:rsidRPr="009F04E4">
              <w:rPr>
                <w:rFonts w:ascii="Arial" w:hAnsi="Arial" w:cs="Arial"/>
              </w:rPr>
              <w:t>Standard deviation of environmental effect on age 0 survival</w:t>
            </w:r>
            <w:r>
              <w:rPr>
                <w:rFonts w:ascii="Arial" w:hAnsi="Arial" w:cs="Arial"/>
              </w:rPr>
              <w:t xml:space="preserv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R</m:t>
                  </m:r>
                </m:sub>
              </m:sSub>
            </m:oMath>
            <w:r>
              <w:rPr>
                <w:rFonts w:ascii="Arial" w:hAnsi="Arial" w:cs="Arial"/>
              </w:rPr>
              <w:t>)</w:t>
            </w:r>
          </w:p>
        </w:tc>
        <w:tc>
          <w:tcPr>
            <w:tcW w:w="1916" w:type="dxa"/>
            <w:tcBorders>
              <w:top w:val="nil"/>
              <w:left w:val="nil"/>
              <w:bottom w:val="single" w:sz="8" w:space="0" w:color="auto"/>
              <w:right w:val="nil"/>
            </w:tcBorders>
            <w:vAlign w:val="center"/>
          </w:tcPr>
          <w:p w14:paraId="1DF8CA37" w14:textId="77777777" w:rsidR="00A50AB6" w:rsidRDefault="00A50AB6" w:rsidP="00AF2ABB">
            <w:pPr>
              <w:jc w:val="center"/>
              <w:rPr>
                <w:rFonts w:cstheme="minorHAnsi"/>
              </w:rPr>
            </w:pPr>
            <w:r>
              <w:rPr>
                <w:rFonts w:ascii="Arial" w:hAnsi="Arial" w:cs="Arial"/>
              </w:rPr>
              <w:t>0.6</w:t>
            </w:r>
          </w:p>
        </w:tc>
        <w:tc>
          <w:tcPr>
            <w:tcW w:w="4733" w:type="dxa"/>
            <w:tcBorders>
              <w:top w:val="nil"/>
              <w:left w:val="nil"/>
              <w:bottom w:val="single" w:sz="8" w:space="0" w:color="auto"/>
              <w:right w:val="nil"/>
            </w:tcBorders>
            <w:vAlign w:val="center"/>
          </w:tcPr>
          <w:p w14:paraId="6C72741F" w14:textId="77777777" w:rsidR="00A50AB6" w:rsidRPr="009F04E4" w:rsidRDefault="00A50AB6" w:rsidP="00AF2ABB">
            <w:pPr>
              <w:rPr>
                <w:rFonts w:ascii="Arial" w:hAnsi="Arial" w:cs="Arial"/>
              </w:rPr>
            </w:pPr>
            <w:r w:rsidRPr="009F04E4">
              <w:rPr>
                <w:rFonts w:ascii="Arial" w:hAnsi="Arial" w:cs="Arial"/>
              </w:rPr>
              <w:t xml:space="preserve">Assumed to be high </w:t>
            </w:r>
            <w:r>
              <w:rPr>
                <w:rFonts w:ascii="Arial" w:hAnsi="Arial" w:cs="Arial"/>
              </w:rPr>
              <w:t>to reflect</w:t>
            </w:r>
            <w:r w:rsidRPr="009F04E4">
              <w:rPr>
                <w:rFonts w:ascii="Arial" w:hAnsi="Arial" w:cs="Arial"/>
              </w:rPr>
              <w:t xml:space="preserve"> highly variable natural environment.</w:t>
            </w:r>
          </w:p>
        </w:tc>
      </w:tr>
    </w:tbl>
    <w:p w14:paraId="007899CF" w14:textId="77777777" w:rsidR="00A50AB6" w:rsidRDefault="00A50AB6" w:rsidP="00A50AB6"/>
    <w:p w14:paraId="636F2077" w14:textId="77777777" w:rsidR="00A50AB6" w:rsidRDefault="00A50AB6" w:rsidP="00A50AB6">
      <w:pPr>
        <w:sectPr w:rsidR="00A50AB6" w:rsidSect="00405C54">
          <w:footnotePr>
            <w:numRestart w:val="eachSect"/>
          </w:footnotePr>
          <w:pgSz w:w="12240" w:h="15840"/>
          <w:pgMar w:top="1440" w:right="1440" w:bottom="1440" w:left="1440" w:header="720" w:footer="720" w:gutter="0"/>
          <w:cols w:space="720"/>
          <w:docGrid w:linePitch="360"/>
        </w:sectPr>
      </w:pPr>
    </w:p>
    <w:tbl>
      <w:tblPr>
        <w:tblStyle w:val="TableGrid"/>
        <w:tblpPr w:leftFromText="180" w:rightFromText="180" w:vertAnchor="text" w:horzAnchor="margin" w:tblpY="1078"/>
        <w:tblW w:w="9208" w:type="dxa"/>
        <w:tblLayout w:type="fixed"/>
        <w:tblCellMar>
          <w:top w:w="43" w:type="dxa"/>
          <w:bottom w:w="43" w:type="dxa"/>
        </w:tblCellMar>
        <w:tblLook w:val="04A0" w:firstRow="1" w:lastRow="0" w:firstColumn="1" w:lastColumn="0" w:noHBand="0" w:noVBand="1"/>
      </w:tblPr>
      <w:tblGrid>
        <w:gridCol w:w="1406"/>
        <w:gridCol w:w="3752"/>
        <w:gridCol w:w="1260"/>
        <w:gridCol w:w="1440"/>
        <w:gridCol w:w="1350"/>
      </w:tblGrid>
      <w:tr w:rsidR="00ED3D73" w:rsidRPr="001C2CFB" w14:paraId="422C49DE" w14:textId="77777777" w:rsidTr="00ED3D73">
        <w:tc>
          <w:tcPr>
            <w:tcW w:w="1406" w:type="dxa"/>
            <w:tcBorders>
              <w:top w:val="single" w:sz="8" w:space="0" w:color="auto"/>
              <w:left w:val="nil"/>
              <w:bottom w:val="single" w:sz="8" w:space="0" w:color="auto"/>
              <w:right w:val="nil"/>
            </w:tcBorders>
            <w:vAlign w:val="center"/>
          </w:tcPr>
          <w:p w14:paraId="5B6B95AD" w14:textId="77777777" w:rsidR="00ED3D73" w:rsidRPr="00ED3D73" w:rsidRDefault="00ED3D73" w:rsidP="00ED3D73">
            <w:pPr>
              <w:jc w:val="center"/>
              <w:rPr>
                <w:rFonts w:cs="Arial"/>
                <w:sz w:val="20"/>
                <w:szCs w:val="20"/>
              </w:rPr>
            </w:pPr>
            <w:r w:rsidRPr="00ED3D73">
              <w:rPr>
                <w:rFonts w:cs="Arial"/>
                <w:sz w:val="20"/>
                <w:szCs w:val="20"/>
              </w:rPr>
              <w:lastRenderedPageBreak/>
              <w:t>Scenario No.</w:t>
            </w:r>
          </w:p>
        </w:tc>
        <w:tc>
          <w:tcPr>
            <w:tcW w:w="3752" w:type="dxa"/>
            <w:tcBorders>
              <w:top w:val="single" w:sz="8" w:space="0" w:color="auto"/>
              <w:left w:val="nil"/>
              <w:bottom w:val="single" w:sz="8" w:space="0" w:color="auto"/>
              <w:right w:val="nil"/>
            </w:tcBorders>
            <w:vAlign w:val="center"/>
          </w:tcPr>
          <w:p w14:paraId="4959EFB4" w14:textId="77777777" w:rsidR="00ED3D73" w:rsidRPr="00ED3D73" w:rsidRDefault="00ED3D73" w:rsidP="00ED3D73">
            <w:pPr>
              <w:jc w:val="center"/>
              <w:rPr>
                <w:rFonts w:cs="Arial"/>
                <w:sz w:val="20"/>
                <w:szCs w:val="20"/>
              </w:rPr>
            </w:pPr>
            <w:r w:rsidRPr="00ED3D73">
              <w:rPr>
                <w:rFonts w:cs="Arial"/>
                <w:sz w:val="20"/>
                <w:szCs w:val="20"/>
              </w:rPr>
              <w:t>Threat Definition</w:t>
            </w:r>
          </w:p>
        </w:tc>
        <w:tc>
          <w:tcPr>
            <w:tcW w:w="1260" w:type="dxa"/>
            <w:tcBorders>
              <w:top w:val="single" w:sz="8" w:space="0" w:color="auto"/>
              <w:left w:val="nil"/>
              <w:bottom w:val="single" w:sz="8" w:space="0" w:color="auto"/>
              <w:right w:val="nil"/>
            </w:tcBorders>
            <w:vAlign w:val="center"/>
          </w:tcPr>
          <w:p w14:paraId="1A4DAEC6" w14:textId="77777777" w:rsidR="00ED3D73" w:rsidRPr="00ED3D73" w:rsidRDefault="00ED3D73" w:rsidP="00ED3D73">
            <w:pPr>
              <w:jc w:val="center"/>
              <w:rPr>
                <w:rFonts w:cs="Arial"/>
                <w:sz w:val="20"/>
                <w:szCs w:val="20"/>
              </w:rPr>
            </w:pPr>
            <w:r w:rsidRPr="00ED3D73">
              <w:rPr>
                <w:rFonts w:cs="Arial"/>
                <w:sz w:val="20"/>
                <w:szCs w:val="20"/>
              </w:rPr>
              <w:t>Adult Mortality</w:t>
            </w:r>
          </w:p>
        </w:tc>
        <w:tc>
          <w:tcPr>
            <w:tcW w:w="1440" w:type="dxa"/>
            <w:tcBorders>
              <w:top w:val="single" w:sz="8" w:space="0" w:color="auto"/>
              <w:left w:val="nil"/>
              <w:bottom w:val="single" w:sz="8" w:space="0" w:color="auto"/>
              <w:right w:val="nil"/>
            </w:tcBorders>
            <w:vAlign w:val="center"/>
          </w:tcPr>
          <w:p w14:paraId="3136A85D" w14:textId="77777777" w:rsidR="00ED3D73" w:rsidRPr="00ED3D73" w:rsidRDefault="00ED3D73" w:rsidP="00ED3D73">
            <w:pPr>
              <w:jc w:val="center"/>
              <w:rPr>
                <w:rFonts w:cs="Arial"/>
                <w:sz w:val="20"/>
                <w:szCs w:val="20"/>
              </w:rPr>
            </w:pPr>
            <w:r w:rsidRPr="00ED3D73">
              <w:rPr>
                <w:rFonts w:cs="Arial"/>
                <w:sz w:val="20"/>
                <w:szCs w:val="20"/>
              </w:rPr>
              <w:t>Vulnerable Abundance</w:t>
            </w:r>
          </w:p>
        </w:tc>
        <w:tc>
          <w:tcPr>
            <w:tcW w:w="1350" w:type="dxa"/>
            <w:tcBorders>
              <w:top w:val="single" w:sz="8" w:space="0" w:color="auto"/>
              <w:left w:val="nil"/>
              <w:bottom w:val="single" w:sz="8" w:space="0" w:color="auto"/>
              <w:right w:val="nil"/>
            </w:tcBorders>
            <w:vAlign w:val="center"/>
          </w:tcPr>
          <w:p w14:paraId="18E5C7BD" w14:textId="77777777" w:rsidR="00ED3D73" w:rsidRPr="00ED3D73" w:rsidRDefault="00ED3D73" w:rsidP="00ED3D73">
            <w:pPr>
              <w:jc w:val="center"/>
              <w:rPr>
                <w:rFonts w:cs="Arial"/>
                <w:sz w:val="20"/>
                <w:szCs w:val="20"/>
              </w:rPr>
            </w:pPr>
            <w:r w:rsidRPr="00ED3D73">
              <w:rPr>
                <w:rFonts w:cs="Arial"/>
                <w:sz w:val="20"/>
                <w:szCs w:val="20"/>
              </w:rPr>
              <w:t>Mean Freq.</w:t>
            </w:r>
          </w:p>
        </w:tc>
      </w:tr>
      <w:tr w:rsidR="00ED3D73" w:rsidRPr="001C2CFB" w14:paraId="7AABFFB8" w14:textId="77777777" w:rsidTr="00ED3D73">
        <w:tc>
          <w:tcPr>
            <w:tcW w:w="1406" w:type="dxa"/>
            <w:tcBorders>
              <w:top w:val="single" w:sz="8" w:space="0" w:color="auto"/>
              <w:left w:val="nil"/>
              <w:bottom w:val="nil"/>
              <w:right w:val="nil"/>
            </w:tcBorders>
            <w:vAlign w:val="center"/>
          </w:tcPr>
          <w:p w14:paraId="381AA9EF" w14:textId="77777777" w:rsidR="00ED3D73" w:rsidRPr="00ED3D73" w:rsidRDefault="00ED3D73" w:rsidP="00ED3D73">
            <w:pPr>
              <w:jc w:val="center"/>
              <w:rPr>
                <w:rFonts w:cs="Arial"/>
                <w:sz w:val="20"/>
                <w:szCs w:val="20"/>
              </w:rPr>
            </w:pPr>
            <w:r w:rsidRPr="00ED3D73">
              <w:rPr>
                <w:rFonts w:cs="Arial"/>
                <w:sz w:val="20"/>
                <w:szCs w:val="20"/>
              </w:rPr>
              <w:t>1</w:t>
            </w:r>
          </w:p>
        </w:tc>
        <w:tc>
          <w:tcPr>
            <w:tcW w:w="3752" w:type="dxa"/>
            <w:tcBorders>
              <w:top w:val="single" w:sz="8" w:space="0" w:color="auto"/>
              <w:left w:val="nil"/>
              <w:bottom w:val="nil"/>
              <w:right w:val="nil"/>
            </w:tcBorders>
            <w:vAlign w:val="center"/>
          </w:tcPr>
          <w:p w14:paraId="71F5F8F5"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single" w:sz="8" w:space="0" w:color="auto"/>
              <w:left w:val="nil"/>
              <w:bottom w:val="nil"/>
              <w:right w:val="nil"/>
            </w:tcBorders>
            <w:vAlign w:val="center"/>
          </w:tcPr>
          <w:p w14:paraId="045CC59F"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single" w:sz="8" w:space="0" w:color="auto"/>
              <w:left w:val="nil"/>
              <w:bottom w:val="nil"/>
              <w:right w:val="nil"/>
            </w:tcBorders>
            <w:vAlign w:val="center"/>
          </w:tcPr>
          <w:p w14:paraId="7616068D"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single" w:sz="8" w:space="0" w:color="auto"/>
              <w:left w:val="nil"/>
              <w:bottom w:val="nil"/>
              <w:right w:val="nil"/>
            </w:tcBorders>
            <w:vAlign w:val="center"/>
          </w:tcPr>
          <w:p w14:paraId="46064C5A"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45FD18C" w14:textId="77777777" w:rsidTr="00ED3D73">
        <w:tc>
          <w:tcPr>
            <w:tcW w:w="1406" w:type="dxa"/>
            <w:tcBorders>
              <w:top w:val="nil"/>
              <w:left w:val="nil"/>
              <w:bottom w:val="nil"/>
              <w:right w:val="nil"/>
            </w:tcBorders>
            <w:vAlign w:val="center"/>
          </w:tcPr>
          <w:p w14:paraId="337E2CAE" w14:textId="77777777" w:rsidR="00ED3D73" w:rsidRPr="00ED3D73" w:rsidRDefault="00ED3D73" w:rsidP="00ED3D73">
            <w:pPr>
              <w:jc w:val="center"/>
              <w:rPr>
                <w:rFonts w:cs="Arial"/>
                <w:sz w:val="20"/>
                <w:szCs w:val="20"/>
              </w:rPr>
            </w:pPr>
            <w:r w:rsidRPr="00ED3D73">
              <w:rPr>
                <w:rFonts w:cs="Arial"/>
                <w:sz w:val="20"/>
                <w:szCs w:val="20"/>
              </w:rPr>
              <w:t>2</w:t>
            </w:r>
          </w:p>
        </w:tc>
        <w:tc>
          <w:tcPr>
            <w:tcW w:w="3752" w:type="dxa"/>
            <w:tcBorders>
              <w:top w:val="nil"/>
              <w:left w:val="nil"/>
              <w:bottom w:val="nil"/>
              <w:right w:val="nil"/>
            </w:tcBorders>
            <w:vAlign w:val="center"/>
          </w:tcPr>
          <w:p w14:paraId="0A84EC5A"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286BE3B5"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4E0B5445"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23ACB9C7"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DE98497" w14:textId="77777777" w:rsidTr="00ED3D73">
        <w:tc>
          <w:tcPr>
            <w:tcW w:w="1406" w:type="dxa"/>
            <w:tcBorders>
              <w:top w:val="nil"/>
              <w:left w:val="nil"/>
              <w:bottom w:val="nil"/>
              <w:right w:val="nil"/>
            </w:tcBorders>
            <w:vAlign w:val="center"/>
          </w:tcPr>
          <w:p w14:paraId="5AF6C1EC" w14:textId="77777777" w:rsidR="00ED3D73" w:rsidRPr="00ED3D73" w:rsidRDefault="00ED3D73" w:rsidP="00ED3D73">
            <w:pPr>
              <w:jc w:val="center"/>
              <w:rPr>
                <w:rFonts w:cs="Arial"/>
                <w:sz w:val="20"/>
                <w:szCs w:val="20"/>
              </w:rPr>
            </w:pPr>
            <w:r w:rsidRPr="00ED3D73">
              <w:rPr>
                <w:rFonts w:cs="Arial"/>
                <w:sz w:val="20"/>
                <w:szCs w:val="20"/>
              </w:rPr>
              <w:t>3</w:t>
            </w:r>
          </w:p>
        </w:tc>
        <w:tc>
          <w:tcPr>
            <w:tcW w:w="3752" w:type="dxa"/>
            <w:tcBorders>
              <w:top w:val="nil"/>
              <w:left w:val="nil"/>
              <w:bottom w:val="nil"/>
              <w:right w:val="nil"/>
            </w:tcBorders>
            <w:vAlign w:val="center"/>
          </w:tcPr>
          <w:p w14:paraId="477A6150"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3CF40717"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8C0CCB4"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779FCF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16A21F7C" w14:textId="77777777" w:rsidTr="00ED3D73">
        <w:tc>
          <w:tcPr>
            <w:tcW w:w="1406" w:type="dxa"/>
            <w:tcBorders>
              <w:top w:val="nil"/>
              <w:left w:val="nil"/>
              <w:bottom w:val="nil"/>
              <w:right w:val="nil"/>
            </w:tcBorders>
            <w:vAlign w:val="center"/>
          </w:tcPr>
          <w:p w14:paraId="429062EE" w14:textId="77777777" w:rsidR="00ED3D73" w:rsidRPr="00ED3D73" w:rsidRDefault="00ED3D73" w:rsidP="00ED3D73">
            <w:pPr>
              <w:jc w:val="center"/>
              <w:rPr>
                <w:rFonts w:cs="Arial"/>
                <w:sz w:val="20"/>
                <w:szCs w:val="20"/>
              </w:rPr>
            </w:pPr>
            <w:r w:rsidRPr="00ED3D73">
              <w:rPr>
                <w:rFonts w:cs="Arial"/>
                <w:sz w:val="20"/>
                <w:szCs w:val="20"/>
              </w:rPr>
              <w:t>4</w:t>
            </w:r>
          </w:p>
        </w:tc>
        <w:tc>
          <w:tcPr>
            <w:tcW w:w="3752" w:type="dxa"/>
            <w:tcBorders>
              <w:top w:val="nil"/>
              <w:left w:val="nil"/>
              <w:bottom w:val="nil"/>
              <w:right w:val="nil"/>
            </w:tcBorders>
            <w:vAlign w:val="center"/>
          </w:tcPr>
          <w:p w14:paraId="383028A4" w14:textId="77777777" w:rsidR="00ED3D73" w:rsidRPr="00ED3D73" w:rsidRDefault="00ED3D73" w:rsidP="00ED3D73">
            <w:pPr>
              <w:rPr>
                <w:rFonts w:cs="Arial"/>
                <w:sz w:val="20"/>
                <w:szCs w:val="20"/>
              </w:rPr>
            </w:pPr>
            <w:r w:rsidRPr="00ED3D73">
              <w:rPr>
                <w:rFonts w:cs="Arial"/>
                <w:sz w:val="20"/>
                <w:szCs w:val="20"/>
              </w:rPr>
              <w:t>Chronic mortality – baseline conditions</w:t>
            </w:r>
          </w:p>
        </w:tc>
        <w:tc>
          <w:tcPr>
            <w:tcW w:w="1260" w:type="dxa"/>
            <w:tcBorders>
              <w:top w:val="nil"/>
              <w:left w:val="nil"/>
              <w:bottom w:val="nil"/>
              <w:right w:val="nil"/>
            </w:tcBorders>
            <w:vAlign w:val="center"/>
          </w:tcPr>
          <w:p w14:paraId="2A93EFCD" w14:textId="77777777" w:rsidR="00ED3D73" w:rsidRPr="00ED3D73" w:rsidRDefault="00ED3D73" w:rsidP="00ED3D73">
            <w:pPr>
              <w:jc w:val="center"/>
              <w:rPr>
                <w:rFonts w:eastAsia="Calibri"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0863453F" w14:textId="77777777" w:rsidR="00ED3D73" w:rsidRPr="00ED3D73" w:rsidRDefault="00ED3D73" w:rsidP="00ED3D73">
            <w:pPr>
              <w:jc w:val="center"/>
              <w:rPr>
                <w:rFonts w:eastAsia="Calibri"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63643715" w14:textId="77777777" w:rsidR="00ED3D73" w:rsidRPr="00ED3D73" w:rsidRDefault="00ED3D73" w:rsidP="00ED3D73">
            <w:pPr>
              <w:jc w:val="center"/>
              <w:rPr>
                <w:rFonts w:eastAsia="Calibri" w:cs="Arial"/>
                <w:sz w:val="20"/>
                <w:szCs w:val="20"/>
              </w:rPr>
            </w:pPr>
            <w:r w:rsidRPr="00ED3D73">
              <w:rPr>
                <w:rFonts w:cs="Arial"/>
                <w:sz w:val="20"/>
                <w:szCs w:val="20"/>
              </w:rPr>
              <w:t>–</w:t>
            </w:r>
          </w:p>
        </w:tc>
      </w:tr>
      <w:tr w:rsidR="00ED3D73" w:rsidRPr="001C2CFB" w14:paraId="3F88CA44" w14:textId="77777777" w:rsidTr="00ED3D73">
        <w:tc>
          <w:tcPr>
            <w:tcW w:w="1406" w:type="dxa"/>
            <w:tcBorders>
              <w:top w:val="nil"/>
              <w:left w:val="nil"/>
              <w:bottom w:val="nil"/>
              <w:right w:val="nil"/>
            </w:tcBorders>
            <w:vAlign w:val="center"/>
          </w:tcPr>
          <w:p w14:paraId="649E9F60" w14:textId="77777777" w:rsidR="00ED3D73" w:rsidRPr="00ED3D73" w:rsidRDefault="00ED3D73" w:rsidP="00ED3D73">
            <w:pPr>
              <w:jc w:val="center"/>
              <w:rPr>
                <w:rFonts w:cs="Arial"/>
                <w:sz w:val="20"/>
                <w:szCs w:val="20"/>
              </w:rPr>
            </w:pPr>
            <w:r w:rsidRPr="00ED3D73">
              <w:rPr>
                <w:rFonts w:cs="Arial"/>
                <w:sz w:val="20"/>
                <w:szCs w:val="20"/>
              </w:rPr>
              <w:t>5</w:t>
            </w:r>
          </w:p>
        </w:tc>
        <w:tc>
          <w:tcPr>
            <w:tcW w:w="3752" w:type="dxa"/>
            <w:tcBorders>
              <w:top w:val="nil"/>
              <w:left w:val="nil"/>
              <w:bottom w:val="nil"/>
              <w:right w:val="nil"/>
            </w:tcBorders>
            <w:vAlign w:val="center"/>
          </w:tcPr>
          <w:p w14:paraId="34552315"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412FA41C"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5BB7AAF3"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302611E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602496C2" w14:textId="77777777" w:rsidTr="00ED3D73">
        <w:tc>
          <w:tcPr>
            <w:tcW w:w="1406" w:type="dxa"/>
            <w:tcBorders>
              <w:top w:val="nil"/>
              <w:left w:val="nil"/>
              <w:bottom w:val="nil"/>
              <w:right w:val="nil"/>
            </w:tcBorders>
            <w:vAlign w:val="center"/>
          </w:tcPr>
          <w:p w14:paraId="7DC47142" w14:textId="77777777" w:rsidR="00ED3D73" w:rsidRPr="00ED3D73" w:rsidRDefault="00ED3D73" w:rsidP="00ED3D73">
            <w:pPr>
              <w:jc w:val="center"/>
              <w:rPr>
                <w:rFonts w:cs="Arial"/>
                <w:sz w:val="20"/>
                <w:szCs w:val="20"/>
              </w:rPr>
            </w:pPr>
            <w:r w:rsidRPr="00ED3D73">
              <w:rPr>
                <w:rFonts w:cs="Arial"/>
                <w:sz w:val="20"/>
                <w:szCs w:val="20"/>
              </w:rPr>
              <w:t>6</w:t>
            </w:r>
          </w:p>
        </w:tc>
        <w:tc>
          <w:tcPr>
            <w:tcW w:w="3752" w:type="dxa"/>
            <w:tcBorders>
              <w:top w:val="nil"/>
              <w:left w:val="nil"/>
              <w:bottom w:val="nil"/>
              <w:right w:val="nil"/>
            </w:tcBorders>
            <w:vAlign w:val="center"/>
          </w:tcPr>
          <w:p w14:paraId="7439FA04"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6F397432"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0A2B8F0A"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41B2343"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3D31E708" w14:textId="77777777" w:rsidTr="00ED3D73">
        <w:tc>
          <w:tcPr>
            <w:tcW w:w="1406" w:type="dxa"/>
            <w:tcBorders>
              <w:top w:val="nil"/>
              <w:left w:val="nil"/>
              <w:bottom w:val="nil"/>
              <w:right w:val="nil"/>
            </w:tcBorders>
            <w:vAlign w:val="center"/>
          </w:tcPr>
          <w:p w14:paraId="76B86D03" w14:textId="77777777" w:rsidR="00ED3D73" w:rsidRPr="00ED3D73" w:rsidRDefault="00ED3D73" w:rsidP="00ED3D73">
            <w:pPr>
              <w:jc w:val="center"/>
              <w:rPr>
                <w:rFonts w:cs="Arial"/>
                <w:sz w:val="20"/>
                <w:szCs w:val="20"/>
              </w:rPr>
            </w:pPr>
            <w:r w:rsidRPr="00ED3D73">
              <w:rPr>
                <w:rFonts w:cs="Arial"/>
                <w:sz w:val="20"/>
                <w:szCs w:val="20"/>
              </w:rPr>
              <w:t>7</w:t>
            </w:r>
          </w:p>
        </w:tc>
        <w:tc>
          <w:tcPr>
            <w:tcW w:w="3752" w:type="dxa"/>
            <w:tcBorders>
              <w:top w:val="nil"/>
              <w:left w:val="nil"/>
              <w:bottom w:val="nil"/>
              <w:right w:val="nil"/>
            </w:tcBorders>
            <w:vAlign w:val="center"/>
          </w:tcPr>
          <w:p w14:paraId="1C3AF272"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1C73B7B0"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1E5A9E3A"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574CEE5"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5A932C6E" w14:textId="77777777" w:rsidTr="00ED3D73">
        <w:tc>
          <w:tcPr>
            <w:tcW w:w="1406" w:type="dxa"/>
            <w:tcBorders>
              <w:top w:val="nil"/>
              <w:left w:val="nil"/>
              <w:bottom w:val="nil"/>
              <w:right w:val="nil"/>
            </w:tcBorders>
            <w:vAlign w:val="center"/>
          </w:tcPr>
          <w:p w14:paraId="3E78EE74" w14:textId="77777777" w:rsidR="00ED3D73" w:rsidRPr="00ED3D73" w:rsidRDefault="00ED3D73" w:rsidP="00ED3D73">
            <w:pPr>
              <w:jc w:val="center"/>
              <w:rPr>
                <w:rFonts w:cs="Arial"/>
                <w:sz w:val="20"/>
                <w:szCs w:val="20"/>
              </w:rPr>
            </w:pPr>
            <w:r w:rsidRPr="00ED3D73">
              <w:rPr>
                <w:rFonts w:cs="Arial"/>
                <w:sz w:val="20"/>
                <w:szCs w:val="20"/>
              </w:rPr>
              <w:t>8</w:t>
            </w:r>
          </w:p>
        </w:tc>
        <w:tc>
          <w:tcPr>
            <w:tcW w:w="3752" w:type="dxa"/>
            <w:tcBorders>
              <w:top w:val="nil"/>
              <w:left w:val="nil"/>
              <w:bottom w:val="nil"/>
              <w:right w:val="nil"/>
            </w:tcBorders>
            <w:vAlign w:val="center"/>
          </w:tcPr>
          <w:p w14:paraId="4060BC18"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5A1CCA65" w14:textId="77777777" w:rsidR="00ED3D73" w:rsidRPr="00ED3D73" w:rsidRDefault="00ED3D73" w:rsidP="00ED3D73">
            <w:pPr>
              <w:jc w:val="center"/>
              <w:rPr>
                <w:rFonts w:cs="Arial"/>
                <w:sz w:val="20"/>
                <w:szCs w:val="20"/>
              </w:rPr>
            </w:pPr>
            <w:r w:rsidRPr="00ED3D73">
              <w:rPr>
                <w:rFonts w:cs="Arial"/>
                <w:sz w:val="20"/>
                <w:szCs w:val="20"/>
              </w:rPr>
              <w:t>0.13</w:t>
            </w:r>
          </w:p>
        </w:tc>
        <w:tc>
          <w:tcPr>
            <w:tcW w:w="1440" w:type="dxa"/>
            <w:tcBorders>
              <w:top w:val="nil"/>
              <w:left w:val="nil"/>
              <w:bottom w:val="nil"/>
              <w:right w:val="nil"/>
            </w:tcBorders>
            <w:vAlign w:val="center"/>
          </w:tcPr>
          <w:p w14:paraId="1D8D7131"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563C18E0"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53597B9D" w14:textId="77777777" w:rsidTr="00ED3D73">
        <w:tc>
          <w:tcPr>
            <w:tcW w:w="1406" w:type="dxa"/>
            <w:tcBorders>
              <w:top w:val="nil"/>
              <w:left w:val="nil"/>
              <w:bottom w:val="nil"/>
              <w:right w:val="nil"/>
            </w:tcBorders>
            <w:vAlign w:val="center"/>
          </w:tcPr>
          <w:p w14:paraId="5B1C56BE" w14:textId="77777777" w:rsidR="00ED3D73" w:rsidRPr="00ED3D73" w:rsidRDefault="00ED3D73" w:rsidP="00ED3D73">
            <w:pPr>
              <w:jc w:val="center"/>
              <w:rPr>
                <w:rFonts w:cs="Arial"/>
                <w:sz w:val="20"/>
                <w:szCs w:val="20"/>
              </w:rPr>
            </w:pPr>
            <w:r w:rsidRPr="00ED3D73">
              <w:rPr>
                <w:rFonts w:cs="Arial"/>
                <w:sz w:val="20"/>
                <w:szCs w:val="20"/>
              </w:rPr>
              <w:t>9</w:t>
            </w:r>
          </w:p>
        </w:tc>
        <w:tc>
          <w:tcPr>
            <w:tcW w:w="3752" w:type="dxa"/>
            <w:tcBorders>
              <w:top w:val="nil"/>
              <w:left w:val="nil"/>
              <w:bottom w:val="nil"/>
              <w:right w:val="nil"/>
            </w:tcBorders>
            <w:vAlign w:val="center"/>
          </w:tcPr>
          <w:p w14:paraId="6938AE9B"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3E8F6C9D"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1F46A9FD"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74F41869"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7F3183EA" w14:textId="77777777" w:rsidTr="00ED3D73">
        <w:tc>
          <w:tcPr>
            <w:tcW w:w="1406" w:type="dxa"/>
            <w:tcBorders>
              <w:top w:val="nil"/>
              <w:left w:val="nil"/>
              <w:bottom w:val="nil"/>
              <w:right w:val="nil"/>
            </w:tcBorders>
            <w:vAlign w:val="center"/>
          </w:tcPr>
          <w:p w14:paraId="2AE81F76" w14:textId="77777777" w:rsidR="00ED3D73" w:rsidRPr="00ED3D73" w:rsidRDefault="00ED3D73" w:rsidP="00ED3D73">
            <w:pPr>
              <w:jc w:val="center"/>
              <w:rPr>
                <w:rFonts w:cs="Arial"/>
                <w:sz w:val="20"/>
                <w:szCs w:val="20"/>
              </w:rPr>
            </w:pPr>
            <w:r w:rsidRPr="00ED3D73">
              <w:rPr>
                <w:rFonts w:cs="Arial"/>
                <w:sz w:val="20"/>
                <w:szCs w:val="20"/>
              </w:rPr>
              <w:t>10</w:t>
            </w:r>
          </w:p>
        </w:tc>
        <w:tc>
          <w:tcPr>
            <w:tcW w:w="3752" w:type="dxa"/>
            <w:tcBorders>
              <w:top w:val="nil"/>
              <w:left w:val="nil"/>
              <w:bottom w:val="nil"/>
              <w:right w:val="nil"/>
            </w:tcBorders>
            <w:vAlign w:val="center"/>
          </w:tcPr>
          <w:p w14:paraId="260BBB26"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2B176D02"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3CBDB527"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54DB6153"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2F9BA83D" w14:textId="77777777" w:rsidTr="00ED3D73">
        <w:tc>
          <w:tcPr>
            <w:tcW w:w="1406" w:type="dxa"/>
            <w:tcBorders>
              <w:top w:val="nil"/>
              <w:left w:val="nil"/>
              <w:bottom w:val="nil"/>
              <w:right w:val="nil"/>
            </w:tcBorders>
            <w:vAlign w:val="center"/>
          </w:tcPr>
          <w:p w14:paraId="299EB540" w14:textId="77777777" w:rsidR="00ED3D73" w:rsidRPr="00ED3D73" w:rsidRDefault="00ED3D73" w:rsidP="00ED3D73">
            <w:pPr>
              <w:jc w:val="center"/>
              <w:rPr>
                <w:rFonts w:cs="Arial"/>
                <w:sz w:val="20"/>
                <w:szCs w:val="20"/>
              </w:rPr>
            </w:pPr>
            <w:r w:rsidRPr="00ED3D73">
              <w:rPr>
                <w:rFonts w:cs="Arial"/>
                <w:sz w:val="20"/>
                <w:szCs w:val="20"/>
              </w:rPr>
              <w:t>11</w:t>
            </w:r>
          </w:p>
        </w:tc>
        <w:tc>
          <w:tcPr>
            <w:tcW w:w="3752" w:type="dxa"/>
            <w:tcBorders>
              <w:top w:val="nil"/>
              <w:left w:val="nil"/>
              <w:bottom w:val="nil"/>
              <w:right w:val="nil"/>
            </w:tcBorders>
            <w:vAlign w:val="center"/>
          </w:tcPr>
          <w:p w14:paraId="489C1ADC"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27BF561F"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7257A1D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26E80F32"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7CF8ACF1" w14:textId="77777777" w:rsidTr="00ED3D73">
        <w:tc>
          <w:tcPr>
            <w:tcW w:w="1406" w:type="dxa"/>
            <w:tcBorders>
              <w:top w:val="nil"/>
              <w:left w:val="nil"/>
              <w:bottom w:val="nil"/>
              <w:right w:val="nil"/>
            </w:tcBorders>
            <w:vAlign w:val="center"/>
          </w:tcPr>
          <w:p w14:paraId="0191F30C" w14:textId="77777777" w:rsidR="00ED3D73" w:rsidRPr="00ED3D73" w:rsidRDefault="00ED3D73" w:rsidP="00ED3D73">
            <w:pPr>
              <w:jc w:val="center"/>
              <w:rPr>
                <w:rFonts w:cs="Arial"/>
                <w:sz w:val="20"/>
                <w:szCs w:val="20"/>
              </w:rPr>
            </w:pPr>
            <w:r w:rsidRPr="00ED3D73">
              <w:rPr>
                <w:rFonts w:cs="Arial"/>
                <w:sz w:val="20"/>
                <w:szCs w:val="20"/>
              </w:rPr>
              <w:t>12</w:t>
            </w:r>
          </w:p>
        </w:tc>
        <w:tc>
          <w:tcPr>
            <w:tcW w:w="3752" w:type="dxa"/>
            <w:tcBorders>
              <w:top w:val="nil"/>
              <w:left w:val="nil"/>
              <w:bottom w:val="nil"/>
              <w:right w:val="nil"/>
            </w:tcBorders>
            <w:vAlign w:val="center"/>
          </w:tcPr>
          <w:p w14:paraId="5725C064" w14:textId="77777777" w:rsidR="00ED3D73" w:rsidRPr="00ED3D73" w:rsidRDefault="00ED3D73" w:rsidP="00ED3D73">
            <w:pPr>
              <w:rPr>
                <w:rFonts w:cs="Arial"/>
                <w:sz w:val="20"/>
                <w:szCs w:val="20"/>
              </w:rPr>
            </w:pPr>
            <w:r w:rsidRPr="00ED3D73">
              <w:rPr>
                <w:rFonts w:cs="Arial"/>
                <w:sz w:val="20"/>
                <w:szCs w:val="20"/>
              </w:rPr>
              <w:t xml:space="preserve">Chronic mortality – creeping baseline </w:t>
            </w:r>
          </w:p>
        </w:tc>
        <w:tc>
          <w:tcPr>
            <w:tcW w:w="1260" w:type="dxa"/>
            <w:tcBorders>
              <w:top w:val="nil"/>
              <w:left w:val="nil"/>
              <w:bottom w:val="nil"/>
              <w:right w:val="nil"/>
            </w:tcBorders>
            <w:vAlign w:val="center"/>
          </w:tcPr>
          <w:p w14:paraId="5E529C89" w14:textId="77777777" w:rsidR="00ED3D73" w:rsidRPr="00ED3D73" w:rsidRDefault="00ED3D73" w:rsidP="00ED3D73">
            <w:pPr>
              <w:jc w:val="center"/>
              <w:rPr>
                <w:rFonts w:cs="Arial"/>
                <w:sz w:val="20"/>
                <w:szCs w:val="20"/>
              </w:rPr>
            </w:pPr>
            <w:r w:rsidRPr="00ED3D73">
              <w:rPr>
                <w:rFonts w:cs="Arial"/>
                <w:sz w:val="20"/>
                <w:szCs w:val="20"/>
              </w:rPr>
              <w:t>0.15</w:t>
            </w:r>
          </w:p>
        </w:tc>
        <w:tc>
          <w:tcPr>
            <w:tcW w:w="1440" w:type="dxa"/>
            <w:tcBorders>
              <w:top w:val="nil"/>
              <w:left w:val="nil"/>
              <w:bottom w:val="nil"/>
              <w:right w:val="nil"/>
            </w:tcBorders>
            <w:vAlign w:val="center"/>
          </w:tcPr>
          <w:p w14:paraId="224C21C4"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5DB8288E" w14:textId="77777777" w:rsidR="00ED3D73" w:rsidRPr="00ED3D73" w:rsidRDefault="00ED3D73" w:rsidP="00ED3D73">
            <w:pPr>
              <w:jc w:val="center"/>
              <w:rPr>
                <w:rFonts w:cs="Arial"/>
                <w:sz w:val="20"/>
                <w:szCs w:val="20"/>
              </w:rPr>
            </w:pPr>
            <w:r w:rsidRPr="00ED3D73">
              <w:rPr>
                <w:rFonts w:cs="Arial"/>
                <w:sz w:val="20"/>
                <w:szCs w:val="20"/>
              </w:rPr>
              <w:t>–</w:t>
            </w:r>
          </w:p>
        </w:tc>
      </w:tr>
      <w:tr w:rsidR="00ED3D73" w:rsidRPr="001C2CFB" w14:paraId="6E2192CB" w14:textId="77777777" w:rsidTr="00ED3D73">
        <w:tc>
          <w:tcPr>
            <w:tcW w:w="1406" w:type="dxa"/>
            <w:tcBorders>
              <w:top w:val="nil"/>
              <w:left w:val="nil"/>
              <w:bottom w:val="nil"/>
              <w:right w:val="nil"/>
            </w:tcBorders>
            <w:vAlign w:val="center"/>
          </w:tcPr>
          <w:p w14:paraId="6B0FA630" w14:textId="77777777" w:rsidR="00ED3D73" w:rsidRPr="00ED3D73" w:rsidRDefault="00ED3D73" w:rsidP="00ED3D73">
            <w:pPr>
              <w:jc w:val="center"/>
              <w:rPr>
                <w:rFonts w:cs="Arial"/>
                <w:sz w:val="20"/>
                <w:szCs w:val="20"/>
              </w:rPr>
            </w:pPr>
            <w:r w:rsidRPr="00ED3D73">
              <w:rPr>
                <w:rFonts w:cs="Arial"/>
                <w:sz w:val="20"/>
                <w:szCs w:val="20"/>
              </w:rPr>
              <w:t>13</w:t>
            </w:r>
          </w:p>
        </w:tc>
        <w:tc>
          <w:tcPr>
            <w:tcW w:w="3752" w:type="dxa"/>
            <w:tcBorders>
              <w:top w:val="nil"/>
              <w:left w:val="nil"/>
              <w:bottom w:val="nil"/>
              <w:right w:val="nil"/>
            </w:tcBorders>
            <w:vAlign w:val="center"/>
          </w:tcPr>
          <w:p w14:paraId="52677D64"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67424C3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5724FCA"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3D6BDD9D"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00CD1E4A" w14:textId="77777777" w:rsidTr="00ED3D73">
        <w:tc>
          <w:tcPr>
            <w:tcW w:w="1406" w:type="dxa"/>
            <w:tcBorders>
              <w:top w:val="nil"/>
              <w:left w:val="nil"/>
              <w:bottom w:val="nil"/>
              <w:right w:val="nil"/>
            </w:tcBorders>
            <w:vAlign w:val="center"/>
          </w:tcPr>
          <w:p w14:paraId="19096FE2" w14:textId="77777777" w:rsidR="00ED3D73" w:rsidRPr="00ED3D73" w:rsidRDefault="00ED3D73" w:rsidP="00ED3D73">
            <w:pPr>
              <w:jc w:val="center"/>
              <w:rPr>
                <w:rFonts w:cs="Arial"/>
                <w:sz w:val="20"/>
                <w:szCs w:val="20"/>
              </w:rPr>
            </w:pPr>
            <w:r w:rsidRPr="00ED3D73">
              <w:rPr>
                <w:rFonts w:cs="Arial"/>
                <w:sz w:val="20"/>
                <w:szCs w:val="20"/>
              </w:rPr>
              <w:t>14</w:t>
            </w:r>
          </w:p>
        </w:tc>
        <w:tc>
          <w:tcPr>
            <w:tcW w:w="3752" w:type="dxa"/>
            <w:tcBorders>
              <w:top w:val="nil"/>
              <w:left w:val="nil"/>
              <w:bottom w:val="nil"/>
              <w:right w:val="nil"/>
            </w:tcBorders>
            <w:vAlign w:val="center"/>
          </w:tcPr>
          <w:p w14:paraId="1A15E794"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5561CE43"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2432D4B5"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D16DA9A"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6261A892" w14:textId="77777777" w:rsidTr="00ED3D73">
        <w:tc>
          <w:tcPr>
            <w:tcW w:w="1406" w:type="dxa"/>
            <w:tcBorders>
              <w:top w:val="nil"/>
              <w:left w:val="nil"/>
              <w:bottom w:val="nil"/>
              <w:right w:val="nil"/>
            </w:tcBorders>
            <w:vAlign w:val="center"/>
          </w:tcPr>
          <w:p w14:paraId="580FB647" w14:textId="77777777" w:rsidR="00ED3D73" w:rsidRPr="00ED3D73" w:rsidRDefault="00ED3D73" w:rsidP="00ED3D73">
            <w:pPr>
              <w:jc w:val="center"/>
              <w:rPr>
                <w:rFonts w:cs="Arial"/>
                <w:sz w:val="20"/>
                <w:szCs w:val="20"/>
              </w:rPr>
            </w:pPr>
            <w:r w:rsidRPr="00ED3D73">
              <w:rPr>
                <w:rFonts w:cs="Arial"/>
                <w:sz w:val="20"/>
                <w:szCs w:val="20"/>
              </w:rPr>
              <w:t>15</w:t>
            </w:r>
          </w:p>
        </w:tc>
        <w:tc>
          <w:tcPr>
            <w:tcW w:w="3752" w:type="dxa"/>
            <w:tcBorders>
              <w:top w:val="nil"/>
              <w:left w:val="nil"/>
              <w:bottom w:val="nil"/>
              <w:right w:val="nil"/>
            </w:tcBorders>
            <w:vAlign w:val="center"/>
          </w:tcPr>
          <w:p w14:paraId="6DD0A0E0"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77B8A9EE"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25C19B5"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2252ED2D"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7D944098" w14:textId="77777777" w:rsidTr="00ED3D73">
        <w:tc>
          <w:tcPr>
            <w:tcW w:w="1406" w:type="dxa"/>
            <w:tcBorders>
              <w:top w:val="nil"/>
              <w:left w:val="nil"/>
              <w:bottom w:val="nil"/>
              <w:right w:val="nil"/>
            </w:tcBorders>
            <w:vAlign w:val="center"/>
          </w:tcPr>
          <w:p w14:paraId="578CD5FC" w14:textId="77777777" w:rsidR="00ED3D73" w:rsidRPr="00ED3D73" w:rsidRDefault="00ED3D73" w:rsidP="00ED3D73">
            <w:pPr>
              <w:jc w:val="center"/>
              <w:rPr>
                <w:rFonts w:cs="Arial"/>
                <w:sz w:val="20"/>
                <w:szCs w:val="20"/>
              </w:rPr>
            </w:pPr>
            <w:r w:rsidRPr="00ED3D73">
              <w:rPr>
                <w:rFonts w:cs="Arial"/>
                <w:sz w:val="20"/>
                <w:szCs w:val="20"/>
              </w:rPr>
              <w:t>16</w:t>
            </w:r>
          </w:p>
        </w:tc>
        <w:tc>
          <w:tcPr>
            <w:tcW w:w="3752" w:type="dxa"/>
            <w:tcBorders>
              <w:top w:val="nil"/>
              <w:left w:val="nil"/>
              <w:bottom w:val="nil"/>
              <w:right w:val="nil"/>
            </w:tcBorders>
            <w:vAlign w:val="center"/>
          </w:tcPr>
          <w:p w14:paraId="50FA026E"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23C26A8"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78A3B5B2"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3B7E767C" w14:textId="77777777" w:rsidR="00ED3D73" w:rsidRPr="00ED3D73" w:rsidRDefault="00ED3D73" w:rsidP="00ED3D73">
            <w:pPr>
              <w:jc w:val="center"/>
              <w:rPr>
                <w:rFonts w:cs="Arial"/>
                <w:sz w:val="20"/>
                <w:szCs w:val="20"/>
              </w:rPr>
            </w:pPr>
            <w:r w:rsidRPr="00ED3D73">
              <w:rPr>
                <w:rFonts w:cs="Arial"/>
                <w:sz w:val="20"/>
                <w:szCs w:val="20"/>
              </w:rPr>
              <w:t>1/50 years</w:t>
            </w:r>
          </w:p>
        </w:tc>
      </w:tr>
      <w:tr w:rsidR="00ED3D73" w:rsidRPr="001C2CFB" w14:paraId="77AC8FD1" w14:textId="77777777" w:rsidTr="00ED3D73">
        <w:tc>
          <w:tcPr>
            <w:tcW w:w="1406" w:type="dxa"/>
            <w:tcBorders>
              <w:top w:val="nil"/>
              <w:left w:val="nil"/>
              <w:bottom w:val="nil"/>
              <w:right w:val="nil"/>
            </w:tcBorders>
            <w:vAlign w:val="center"/>
          </w:tcPr>
          <w:p w14:paraId="3B7F0759" w14:textId="77777777" w:rsidR="00ED3D73" w:rsidRPr="00ED3D73" w:rsidRDefault="00ED3D73" w:rsidP="00ED3D73">
            <w:pPr>
              <w:jc w:val="center"/>
              <w:rPr>
                <w:rFonts w:cs="Arial"/>
                <w:sz w:val="20"/>
                <w:szCs w:val="20"/>
              </w:rPr>
            </w:pPr>
            <w:r w:rsidRPr="00ED3D73">
              <w:rPr>
                <w:rFonts w:cs="Arial"/>
                <w:sz w:val="20"/>
                <w:szCs w:val="20"/>
              </w:rPr>
              <w:t>17</w:t>
            </w:r>
          </w:p>
        </w:tc>
        <w:tc>
          <w:tcPr>
            <w:tcW w:w="3752" w:type="dxa"/>
            <w:tcBorders>
              <w:top w:val="nil"/>
              <w:left w:val="nil"/>
              <w:bottom w:val="nil"/>
              <w:right w:val="nil"/>
            </w:tcBorders>
            <w:vAlign w:val="center"/>
          </w:tcPr>
          <w:p w14:paraId="1349AC30"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0C5F7286"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44B9444A"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27D9AE9"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45CFF965" w14:textId="77777777" w:rsidTr="00ED3D73">
        <w:tc>
          <w:tcPr>
            <w:tcW w:w="1406" w:type="dxa"/>
            <w:tcBorders>
              <w:top w:val="nil"/>
              <w:left w:val="nil"/>
              <w:bottom w:val="nil"/>
              <w:right w:val="nil"/>
            </w:tcBorders>
            <w:vAlign w:val="center"/>
          </w:tcPr>
          <w:p w14:paraId="32164774" w14:textId="77777777" w:rsidR="00ED3D73" w:rsidRPr="00ED3D73" w:rsidRDefault="00ED3D73" w:rsidP="00ED3D73">
            <w:pPr>
              <w:jc w:val="center"/>
              <w:rPr>
                <w:rFonts w:cs="Arial"/>
                <w:sz w:val="20"/>
                <w:szCs w:val="20"/>
              </w:rPr>
            </w:pPr>
            <w:r w:rsidRPr="00ED3D73">
              <w:rPr>
                <w:rFonts w:cs="Arial"/>
                <w:sz w:val="20"/>
                <w:szCs w:val="20"/>
              </w:rPr>
              <w:t>18</w:t>
            </w:r>
          </w:p>
        </w:tc>
        <w:tc>
          <w:tcPr>
            <w:tcW w:w="3752" w:type="dxa"/>
            <w:tcBorders>
              <w:top w:val="nil"/>
              <w:left w:val="nil"/>
              <w:bottom w:val="nil"/>
              <w:right w:val="nil"/>
            </w:tcBorders>
            <w:vAlign w:val="center"/>
          </w:tcPr>
          <w:p w14:paraId="1BBFF0CE"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D85C323"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7F9BE74F"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tcPr>
          <w:p w14:paraId="1B05BA7C"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43AF7EF8" w14:textId="77777777" w:rsidTr="00ED3D73">
        <w:tc>
          <w:tcPr>
            <w:tcW w:w="1406" w:type="dxa"/>
            <w:tcBorders>
              <w:top w:val="nil"/>
              <w:left w:val="nil"/>
              <w:bottom w:val="nil"/>
              <w:right w:val="nil"/>
            </w:tcBorders>
            <w:vAlign w:val="center"/>
          </w:tcPr>
          <w:p w14:paraId="569F6311" w14:textId="77777777" w:rsidR="00ED3D73" w:rsidRPr="00ED3D73" w:rsidRDefault="00ED3D73" w:rsidP="00ED3D73">
            <w:pPr>
              <w:jc w:val="center"/>
              <w:rPr>
                <w:rFonts w:cs="Arial"/>
                <w:sz w:val="20"/>
                <w:szCs w:val="20"/>
              </w:rPr>
            </w:pPr>
            <w:r w:rsidRPr="00ED3D73">
              <w:rPr>
                <w:rFonts w:cs="Arial"/>
                <w:sz w:val="20"/>
                <w:szCs w:val="20"/>
              </w:rPr>
              <w:t>19</w:t>
            </w:r>
          </w:p>
        </w:tc>
        <w:tc>
          <w:tcPr>
            <w:tcW w:w="3752" w:type="dxa"/>
            <w:tcBorders>
              <w:top w:val="nil"/>
              <w:left w:val="nil"/>
              <w:bottom w:val="nil"/>
              <w:right w:val="nil"/>
            </w:tcBorders>
            <w:vAlign w:val="center"/>
          </w:tcPr>
          <w:p w14:paraId="3BA8790A"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493843C2"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E8C3C20"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tcPr>
          <w:p w14:paraId="34EB5884"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00605CDB" w14:textId="77777777" w:rsidTr="00ED3D73">
        <w:tc>
          <w:tcPr>
            <w:tcW w:w="1406" w:type="dxa"/>
            <w:tcBorders>
              <w:top w:val="nil"/>
              <w:left w:val="nil"/>
              <w:bottom w:val="nil"/>
              <w:right w:val="nil"/>
            </w:tcBorders>
            <w:vAlign w:val="center"/>
          </w:tcPr>
          <w:p w14:paraId="3EA6C0B8" w14:textId="77777777" w:rsidR="00ED3D73" w:rsidRPr="00ED3D73" w:rsidRDefault="00ED3D73" w:rsidP="00ED3D73">
            <w:pPr>
              <w:jc w:val="center"/>
              <w:rPr>
                <w:rFonts w:cs="Arial"/>
                <w:sz w:val="20"/>
                <w:szCs w:val="20"/>
              </w:rPr>
            </w:pPr>
            <w:r w:rsidRPr="00ED3D73">
              <w:rPr>
                <w:rFonts w:cs="Arial"/>
                <w:sz w:val="20"/>
                <w:szCs w:val="20"/>
              </w:rPr>
              <w:t>20</w:t>
            </w:r>
          </w:p>
        </w:tc>
        <w:tc>
          <w:tcPr>
            <w:tcW w:w="3752" w:type="dxa"/>
            <w:tcBorders>
              <w:top w:val="nil"/>
              <w:left w:val="nil"/>
              <w:bottom w:val="nil"/>
              <w:right w:val="nil"/>
            </w:tcBorders>
            <w:vAlign w:val="center"/>
          </w:tcPr>
          <w:p w14:paraId="1E3C1768"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025AABFB"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6B845C53"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tcPr>
          <w:p w14:paraId="4FD6D96F" w14:textId="77777777" w:rsidR="00ED3D73" w:rsidRPr="00ED3D73" w:rsidRDefault="00ED3D73" w:rsidP="00ED3D73">
            <w:pPr>
              <w:jc w:val="center"/>
              <w:rPr>
                <w:rFonts w:cs="Arial"/>
                <w:sz w:val="20"/>
                <w:szCs w:val="20"/>
              </w:rPr>
            </w:pPr>
            <w:r w:rsidRPr="00ED3D73">
              <w:rPr>
                <w:rFonts w:cs="Arial"/>
                <w:sz w:val="20"/>
                <w:szCs w:val="20"/>
              </w:rPr>
              <w:t>1/25 years</w:t>
            </w:r>
          </w:p>
        </w:tc>
      </w:tr>
      <w:tr w:rsidR="00ED3D73" w:rsidRPr="001C2CFB" w14:paraId="1A1F4283" w14:textId="77777777" w:rsidTr="00ED3D73">
        <w:tc>
          <w:tcPr>
            <w:tcW w:w="1406" w:type="dxa"/>
            <w:tcBorders>
              <w:top w:val="nil"/>
              <w:left w:val="nil"/>
              <w:bottom w:val="nil"/>
              <w:right w:val="nil"/>
            </w:tcBorders>
            <w:vAlign w:val="center"/>
          </w:tcPr>
          <w:p w14:paraId="0BD6F5C2" w14:textId="77777777" w:rsidR="00ED3D73" w:rsidRPr="00ED3D73" w:rsidRDefault="00ED3D73" w:rsidP="00ED3D73">
            <w:pPr>
              <w:jc w:val="center"/>
              <w:rPr>
                <w:rFonts w:cs="Arial"/>
                <w:sz w:val="20"/>
                <w:szCs w:val="20"/>
              </w:rPr>
            </w:pPr>
            <w:r w:rsidRPr="00ED3D73">
              <w:rPr>
                <w:rFonts w:cs="Arial"/>
                <w:sz w:val="20"/>
                <w:szCs w:val="20"/>
              </w:rPr>
              <w:t>21</w:t>
            </w:r>
          </w:p>
        </w:tc>
        <w:tc>
          <w:tcPr>
            <w:tcW w:w="3752" w:type="dxa"/>
            <w:tcBorders>
              <w:top w:val="nil"/>
              <w:left w:val="nil"/>
              <w:bottom w:val="nil"/>
              <w:right w:val="nil"/>
            </w:tcBorders>
            <w:vAlign w:val="center"/>
          </w:tcPr>
          <w:p w14:paraId="509ECFCB"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77968F6D"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660940B5"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0C044031"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1572401C" w14:textId="77777777" w:rsidTr="00ED3D73">
        <w:tc>
          <w:tcPr>
            <w:tcW w:w="1406" w:type="dxa"/>
            <w:tcBorders>
              <w:top w:val="nil"/>
              <w:left w:val="nil"/>
              <w:bottom w:val="nil"/>
              <w:right w:val="nil"/>
            </w:tcBorders>
            <w:vAlign w:val="center"/>
          </w:tcPr>
          <w:p w14:paraId="3C476399" w14:textId="77777777" w:rsidR="00ED3D73" w:rsidRPr="00ED3D73" w:rsidRDefault="00ED3D73" w:rsidP="00ED3D73">
            <w:pPr>
              <w:jc w:val="center"/>
              <w:rPr>
                <w:rFonts w:cs="Arial"/>
                <w:sz w:val="20"/>
                <w:szCs w:val="20"/>
              </w:rPr>
            </w:pPr>
            <w:r w:rsidRPr="00ED3D73">
              <w:rPr>
                <w:rFonts w:cs="Arial"/>
                <w:sz w:val="20"/>
                <w:szCs w:val="20"/>
              </w:rPr>
              <w:t>22</w:t>
            </w:r>
          </w:p>
        </w:tc>
        <w:tc>
          <w:tcPr>
            <w:tcW w:w="3752" w:type="dxa"/>
            <w:tcBorders>
              <w:top w:val="nil"/>
              <w:left w:val="nil"/>
              <w:bottom w:val="nil"/>
              <w:right w:val="nil"/>
            </w:tcBorders>
            <w:vAlign w:val="center"/>
          </w:tcPr>
          <w:p w14:paraId="19C4AD6A"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293D844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3807E67E"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222235AF"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30ADFCBE" w14:textId="77777777" w:rsidTr="00ED3D73">
        <w:tc>
          <w:tcPr>
            <w:tcW w:w="1406" w:type="dxa"/>
            <w:tcBorders>
              <w:top w:val="nil"/>
              <w:left w:val="nil"/>
              <w:bottom w:val="nil"/>
              <w:right w:val="nil"/>
            </w:tcBorders>
            <w:vAlign w:val="center"/>
          </w:tcPr>
          <w:p w14:paraId="5B123B3A" w14:textId="77777777" w:rsidR="00ED3D73" w:rsidRPr="00ED3D73" w:rsidRDefault="00ED3D73" w:rsidP="00ED3D73">
            <w:pPr>
              <w:jc w:val="center"/>
              <w:rPr>
                <w:rFonts w:cs="Arial"/>
                <w:sz w:val="20"/>
                <w:szCs w:val="20"/>
              </w:rPr>
            </w:pPr>
            <w:r w:rsidRPr="00ED3D73">
              <w:rPr>
                <w:rFonts w:cs="Arial"/>
                <w:sz w:val="20"/>
                <w:szCs w:val="20"/>
              </w:rPr>
              <w:t>23</w:t>
            </w:r>
          </w:p>
        </w:tc>
        <w:tc>
          <w:tcPr>
            <w:tcW w:w="3752" w:type="dxa"/>
            <w:tcBorders>
              <w:top w:val="nil"/>
              <w:left w:val="nil"/>
              <w:bottom w:val="nil"/>
              <w:right w:val="nil"/>
            </w:tcBorders>
            <w:vAlign w:val="center"/>
          </w:tcPr>
          <w:p w14:paraId="6576FDBB" w14:textId="77777777" w:rsidR="00ED3D73" w:rsidRPr="00ED3D73" w:rsidRDefault="00ED3D73" w:rsidP="00ED3D73">
            <w:pPr>
              <w:rPr>
                <w:rFonts w:cs="Arial"/>
                <w:sz w:val="20"/>
                <w:szCs w:val="20"/>
              </w:rPr>
            </w:pPr>
            <w:r w:rsidRPr="00ED3D73">
              <w:rPr>
                <w:rFonts w:cs="Arial"/>
                <w:sz w:val="20"/>
                <w:szCs w:val="20"/>
              </w:rPr>
              <w:t xml:space="preserve">Additional 35% episodic mortality </w:t>
            </w:r>
          </w:p>
        </w:tc>
        <w:tc>
          <w:tcPr>
            <w:tcW w:w="1260" w:type="dxa"/>
            <w:tcBorders>
              <w:top w:val="nil"/>
              <w:left w:val="nil"/>
              <w:bottom w:val="nil"/>
              <w:right w:val="nil"/>
            </w:tcBorders>
            <w:vAlign w:val="center"/>
          </w:tcPr>
          <w:p w14:paraId="20F0CAB9"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509DE23D"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53FD1F7E"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2A3AB1B8" w14:textId="77777777" w:rsidTr="00ED3D73">
        <w:tc>
          <w:tcPr>
            <w:tcW w:w="1406" w:type="dxa"/>
            <w:tcBorders>
              <w:top w:val="nil"/>
              <w:left w:val="nil"/>
              <w:bottom w:val="nil"/>
              <w:right w:val="nil"/>
            </w:tcBorders>
            <w:vAlign w:val="center"/>
          </w:tcPr>
          <w:p w14:paraId="1DC5C1F1" w14:textId="77777777" w:rsidR="00ED3D73" w:rsidRPr="00ED3D73" w:rsidRDefault="00ED3D73" w:rsidP="00ED3D73">
            <w:pPr>
              <w:jc w:val="center"/>
              <w:rPr>
                <w:rFonts w:cs="Arial"/>
                <w:sz w:val="20"/>
                <w:szCs w:val="20"/>
              </w:rPr>
            </w:pPr>
            <w:r w:rsidRPr="00ED3D73">
              <w:rPr>
                <w:rFonts w:cs="Arial"/>
                <w:sz w:val="20"/>
                <w:szCs w:val="20"/>
              </w:rPr>
              <w:t>24</w:t>
            </w:r>
          </w:p>
        </w:tc>
        <w:tc>
          <w:tcPr>
            <w:tcW w:w="3752" w:type="dxa"/>
            <w:tcBorders>
              <w:top w:val="nil"/>
              <w:left w:val="nil"/>
              <w:bottom w:val="nil"/>
              <w:right w:val="nil"/>
            </w:tcBorders>
            <w:vAlign w:val="center"/>
          </w:tcPr>
          <w:p w14:paraId="46AE07E0" w14:textId="77777777" w:rsidR="00ED3D73" w:rsidRPr="00ED3D73" w:rsidRDefault="00ED3D73" w:rsidP="00ED3D73">
            <w:pPr>
              <w:rPr>
                <w:rFonts w:cs="Arial"/>
                <w:sz w:val="20"/>
                <w:szCs w:val="20"/>
              </w:rPr>
            </w:pPr>
            <w:r w:rsidRPr="00ED3D73">
              <w:rPr>
                <w:rFonts w:cs="Arial"/>
                <w:sz w:val="20"/>
                <w:szCs w:val="20"/>
              </w:rPr>
              <w:t>Additional 35% episodic mortality</w:t>
            </w:r>
          </w:p>
        </w:tc>
        <w:tc>
          <w:tcPr>
            <w:tcW w:w="1260" w:type="dxa"/>
            <w:tcBorders>
              <w:top w:val="nil"/>
              <w:left w:val="nil"/>
              <w:bottom w:val="nil"/>
              <w:right w:val="nil"/>
            </w:tcBorders>
            <w:vAlign w:val="center"/>
          </w:tcPr>
          <w:p w14:paraId="1D71079A"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143D4FA7"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0F256FB2"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1DFEBFFA" w14:textId="77777777" w:rsidTr="00ED3D73">
        <w:tc>
          <w:tcPr>
            <w:tcW w:w="1406" w:type="dxa"/>
            <w:tcBorders>
              <w:top w:val="nil"/>
              <w:left w:val="nil"/>
              <w:bottom w:val="nil"/>
              <w:right w:val="nil"/>
            </w:tcBorders>
            <w:vAlign w:val="center"/>
          </w:tcPr>
          <w:p w14:paraId="28C0A035" w14:textId="77777777" w:rsidR="00ED3D73" w:rsidRPr="00ED3D73" w:rsidRDefault="00ED3D73" w:rsidP="00ED3D73">
            <w:pPr>
              <w:jc w:val="center"/>
              <w:rPr>
                <w:rFonts w:cs="Arial"/>
                <w:sz w:val="20"/>
                <w:szCs w:val="20"/>
              </w:rPr>
            </w:pPr>
            <w:r w:rsidRPr="00ED3D73">
              <w:rPr>
                <w:rFonts w:cs="Arial"/>
                <w:sz w:val="20"/>
                <w:szCs w:val="20"/>
              </w:rPr>
              <w:t>25</w:t>
            </w:r>
          </w:p>
        </w:tc>
        <w:tc>
          <w:tcPr>
            <w:tcW w:w="3752" w:type="dxa"/>
            <w:tcBorders>
              <w:top w:val="nil"/>
              <w:left w:val="nil"/>
              <w:bottom w:val="nil"/>
              <w:right w:val="nil"/>
            </w:tcBorders>
            <w:vAlign w:val="center"/>
          </w:tcPr>
          <w:p w14:paraId="00CEEC3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1D48E77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10E40F15"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823519D"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252BBE5F" w14:textId="77777777" w:rsidTr="00ED3D73">
        <w:tc>
          <w:tcPr>
            <w:tcW w:w="1406" w:type="dxa"/>
            <w:tcBorders>
              <w:top w:val="nil"/>
              <w:left w:val="nil"/>
              <w:bottom w:val="nil"/>
              <w:right w:val="nil"/>
            </w:tcBorders>
            <w:vAlign w:val="center"/>
          </w:tcPr>
          <w:p w14:paraId="5117A409" w14:textId="77777777" w:rsidR="00ED3D73" w:rsidRPr="00ED3D73" w:rsidRDefault="00ED3D73" w:rsidP="00ED3D73">
            <w:pPr>
              <w:jc w:val="center"/>
              <w:rPr>
                <w:rFonts w:cs="Arial"/>
                <w:sz w:val="20"/>
                <w:szCs w:val="20"/>
              </w:rPr>
            </w:pPr>
            <w:r w:rsidRPr="00ED3D73">
              <w:rPr>
                <w:rFonts w:cs="Arial"/>
                <w:sz w:val="20"/>
                <w:szCs w:val="20"/>
              </w:rPr>
              <w:t>26</w:t>
            </w:r>
          </w:p>
        </w:tc>
        <w:tc>
          <w:tcPr>
            <w:tcW w:w="3752" w:type="dxa"/>
            <w:tcBorders>
              <w:top w:val="nil"/>
              <w:left w:val="nil"/>
              <w:bottom w:val="nil"/>
              <w:right w:val="nil"/>
            </w:tcBorders>
            <w:vAlign w:val="center"/>
          </w:tcPr>
          <w:p w14:paraId="12FCD70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08D22354"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0A203B1"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62745D4A"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51400193" w14:textId="77777777" w:rsidTr="00ED3D73">
        <w:tc>
          <w:tcPr>
            <w:tcW w:w="1406" w:type="dxa"/>
            <w:tcBorders>
              <w:top w:val="nil"/>
              <w:left w:val="nil"/>
              <w:bottom w:val="nil"/>
              <w:right w:val="nil"/>
            </w:tcBorders>
            <w:vAlign w:val="center"/>
          </w:tcPr>
          <w:p w14:paraId="1A330354" w14:textId="77777777" w:rsidR="00ED3D73" w:rsidRPr="00ED3D73" w:rsidRDefault="00ED3D73" w:rsidP="00ED3D73">
            <w:pPr>
              <w:jc w:val="center"/>
              <w:rPr>
                <w:rFonts w:cs="Arial"/>
                <w:sz w:val="20"/>
                <w:szCs w:val="20"/>
              </w:rPr>
            </w:pPr>
            <w:r w:rsidRPr="00ED3D73">
              <w:rPr>
                <w:rFonts w:cs="Arial"/>
                <w:sz w:val="20"/>
                <w:szCs w:val="20"/>
              </w:rPr>
              <w:t>27</w:t>
            </w:r>
          </w:p>
        </w:tc>
        <w:tc>
          <w:tcPr>
            <w:tcW w:w="3752" w:type="dxa"/>
            <w:tcBorders>
              <w:top w:val="nil"/>
              <w:left w:val="nil"/>
              <w:bottom w:val="nil"/>
              <w:right w:val="nil"/>
            </w:tcBorders>
            <w:vAlign w:val="center"/>
          </w:tcPr>
          <w:p w14:paraId="32136590"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2D2C1A0F"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FF075A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16DDACEF"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39F9DAA6" w14:textId="77777777" w:rsidTr="00ED3D73">
        <w:tc>
          <w:tcPr>
            <w:tcW w:w="1406" w:type="dxa"/>
            <w:tcBorders>
              <w:top w:val="nil"/>
              <w:left w:val="nil"/>
              <w:bottom w:val="nil"/>
              <w:right w:val="nil"/>
            </w:tcBorders>
            <w:vAlign w:val="center"/>
          </w:tcPr>
          <w:p w14:paraId="1F893973" w14:textId="77777777" w:rsidR="00ED3D73" w:rsidRPr="00ED3D73" w:rsidRDefault="00ED3D73" w:rsidP="00ED3D73">
            <w:pPr>
              <w:jc w:val="center"/>
              <w:rPr>
                <w:rFonts w:cs="Arial"/>
                <w:sz w:val="20"/>
                <w:szCs w:val="20"/>
              </w:rPr>
            </w:pPr>
            <w:r w:rsidRPr="00ED3D73">
              <w:rPr>
                <w:rFonts w:cs="Arial"/>
                <w:sz w:val="20"/>
                <w:szCs w:val="20"/>
              </w:rPr>
              <w:t>28</w:t>
            </w:r>
          </w:p>
        </w:tc>
        <w:tc>
          <w:tcPr>
            <w:tcW w:w="3752" w:type="dxa"/>
            <w:tcBorders>
              <w:top w:val="nil"/>
              <w:left w:val="nil"/>
              <w:bottom w:val="nil"/>
              <w:right w:val="nil"/>
            </w:tcBorders>
            <w:vAlign w:val="center"/>
          </w:tcPr>
          <w:p w14:paraId="6E6DAA78"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0031B88E"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0E81D5EA"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nil"/>
              <w:right w:val="nil"/>
            </w:tcBorders>
            <w:vAlign w:val="center"/>
          </w:tcPr>
          <w:p w14:paraId="25F81993" w14:textId="77777777" w:rsidR="00ED3D73" w:rsidRPr="00ED3D73" w:rsidRDefault="00ED3D73" w:rsidP="00ED3D73">
            <w:pPr>
              <w:jc w:val="center"/>
              <w:rPr>
                <w:rFonts w:cs="Arial"/>
                <w:sz w:val="20"/>
                <w:szCs w:val="20"/>
              </w:rPr>
            </w:pPr>
            <w:r w:rsidRPr="00ED3D73">
              <w:rPr>
                <w:rFonts w:cs="Arial"/>
                <w:sz w:val="20"/>
                <w:szCs w:val="20"/>
              </w:rPr>
              <w:t>1/10 years</w:t>
            </w:r>
          </w:p>
        </w:tc>
      </w:tr>
      <w:tr w:rsidR="00ED3D73" w:rsidRPr="001C2CFB" w14:paraId="09049C27" w14:textId="77777777" w:rsidTr="00ED3D73">
        <w:tc>
          <w:tcPr>
            <w:tcW w:w="1406" w:type="dxa"/>
            <w:tcBorders>
              <w:top w:val="nil"/>
              <w:left w:val="nil"/>
              <w:bottom w:val="nil"/>
              <w:right w:val="nil"/>
            </w:tcBorders>
            <w:vAlign w:val="center"/>
          </w:tcPr>
          <w:p w14:paraId="4145F1D7" w14:textId="77777777" w:rsidR="00ED3D73" w:rsidRPr="00ED3D73" w:rsidRDefault="00ED3D73" w:rsidP="00ED3D73">
            <w:pPr>
              <w:jc w:val="center"/>
              <w:rPr>
                <w:rFonts w:cs="Arial"/>
                <w:sz w:val="20"/>
                <w:szCs w:val="20"/>
              </w:rPr>
            </w:pPr>
            <w:r w:rsidRPr="00ED3D73">
              <w:rPr>
                <w:rFonts w:cs="Arial"/>
                <w:sz w:val="20"/>
                <w:szCs w:val="20"/>
              </w:rPr>
              <w:t>29</w:t>
            </w:r>
          </w:p>
        </w:tc>
        <w:tc>
          <w:tcPr>
            <w:tcW w:w="3752" w:type="dxa"/>
            <w:tcBorders>
              <w:top w:val="nil"/>
              <w:left w:val="nil"/>
              <w:bottom w:val="nil"/>
              <w:right w:val="nil"/>
            </w:tcBorders>
            <w:vAlign w:val="center"/>
          </w:tcPr>
          <w:p w14:paraId="335B8F4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5A94B69D"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162E8FBC" w14:textId="77777777" w:rsidR="00ED3D73" w:rsidRPr="00ED3D73" w:rsidRDefault="00ED3D73" w:rsidP="00ED3D73">
            <w:pPr>
              <w:jc w:val="center"/>
              <w:rPr>
                <w:rFonts w:cs="Arial"/>
                <w:sz w:val="20"/>
                <w:szCs w:val="20"/>
              </w:rPr>
            </w:pPr>
            <w:r w:rsidRPr="00ED3D73">
              <w:rPr>
                <w:rFonts w:cs="Arial"/>
                <w:sz w:val="20"/>
                <w:szCs w:val="20"/>
              </w:rPr>
              <w:t>100</w:t>
            </w:r>
          </w:p>
        </w:tc>
        <w:tc>
          <w:tcPr>
            <w:tcW w:w="1350" w:type="dxa"/>
            <w:tcBorders>
              <w:top w:val="nil"/>
              <w:left w:val="nil"/>
              <w:bottom w:val="nil"/>
              <w:right w:val="nil"/>
            </w:tcBorders>
            <w:vAlign w:val="center"/>
          </w:tcPr>
          <w:p w14:paraId="134CEBF4"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41DB87D0" w14:textId="77777777" w:rsidTr="00ED3D73">
        <w:tc>
          <w:tcPr>
            <w:tcW w:w="1406" w:type="dxa"/>
            <w:tcBorders>
              <w:top w:val="nil"/>
              <w:left w:val="nil"/>
              <w:bottom w:val="nil"/>
              <w:right w:val="nil"/>
            </w:tcBorders>
            <w:vAlign w:val="center"/>
          </w:tcPr>
          <w:p w14:paraId="10E7339A" w14:textId="77777777" w:rsidR="00ED3D73" w:rsidRPr="00ED3D73" w:rsidRDefault="00ED3D73" w:rsidP="00ED3D73">
            <w:pPr>
              <w:jc w:val="center"/>
              <w:rPr>
                <w:rFonts w:cs="Arial"/>
                <w:sz w:val="20"/>
                <w:szCs w:val="20"/>
              </w:rPr>
            </w:pPr>
            <w:r w:rsidRPr="00ED3D73">
              <w:rPr>
                <w:rFonts w:cs="Arial"/>
                <w:sz w:val="20"/>
                <w:szCs w:val="20"/>
              </w:rPr>
              <w:t>30</w:t>
            </w:r>
          </w:p>
        </w:tc>
        <w:tc>
          <w:tcPr>
            <w:tcW w:w="3752" w:type="dxa"/>
            <w:tcBorders>
              <w:top w:val="nil"/>
              <w:left w:val="nil"/>
              <w:bottom w:val="nil"/>
              <w:right w:val="nil"/>
            </w:tcBorders>
            <w:vAlign w:val="center"/>
          </w:tcPr>
          <w:p w14:paraId="10B34D9A"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49B4B854" w14:textId="77777777" w:rsidR="00ED3D73" w:rsidRPr="00ED3D73" w:rsidRDefault="00ED3D73" w:rsidP="00ED3D73">
            <w:pPr>
              <w:jc w:val="center"/>
              <w:rPr>
                <w:rFonts w:cs="Arial"/>
                <w:sz w:val="20"/>
                <w:szCs w:val="20"/>
              </w:rPr>
            </w:pPr>
            <w:r w:rsidRPr="00ED3D73">
              <w:rPr>
                <w:rFonts w:eastAsia="Calibri" w:cs="Arial"/>
                <w:sz w:val="20"/>
                <w:szCs w:val="20"/>
              </w:rPr>
              <w:t>0.11</w:t>
            </w:r>
          </w:p>
        </w:tc>
        <w:tc>
          <w:tcPr>
            <w:tcW w:w="1440" w:type="dxa"/>
            <w:tcBorders>
              <w:top w:val="nil"/>
              <w:left w:val="nil"/>
              <w:bottom w:val="nil"/>
              <w:right w:val="nil"/>
            </w:tcBorders>
            <w:vAlign w:val="center"/>
          </w:tcPr>
          <w:p w14:paraId="35104EE0" w14:textId="77777777" w:rsidR="00ED3D73" w:rsidRPr="00ED3D73" w:rsidRDefault="00ED3D73" w:rsidP="00ED3D73">
            <w:pPr>
              <w:jc w:val="center"/>
              <w:rPr>
                <w:rFonts w:cs="Arial"/>
                <w:sz w:val="20"/>
                <w:szCs w:val="20"/>
              </w:rPr>
            </w:pPr>
            <w:r w:rsidRPr="00ED3D73">
              <w:rPr>
                <w:rFonts w:cs="Arial"/>
                <w:sz w:val="20"/>
                <w:szCs w:val="20"/>
              </w:rPr>
              <w:t>500</w:t>
            </w:r>
          </w:p>
        </w:tc>
        <w:tc>
          <w:tcPr>
            <w:tcW w:w="1350" w:type="dxa"/>
            <w:tcBorders>
              <w:top w:val="nil"/>
              <w:left w:val="nil"/>
              <w:bottom w:val="nil"/>
              <w:right w:val="nil"/>
            </w:tcBorders>
            <w:vAlign w:val="center"/>
          </w:tcPr>
          <w:p w14:paraId="4DAEB17B"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0041F249" w14:textId="77777777" w:rsidTr="00ED3D73">
        <w:tc>
          <w:tcPr>
            <w:tcW w:w="1406" w:type="dxa"/>
            <w:tcBorders>
              <w:top w:val="nil"/>
              <w:left w:val="nil"/>
              <w:bottom w:val="nil"/>
              <w:right w:val="nil"/>
            </w:tcBorders>
            <w:vAlign w:val="center"/>
          </w:tcPr>
          <w:p w14:paraId="1DF5FF05" w14:textId="77777777" w:rsidR="00ED3D73" w:rsidRPr="00ED3D73" w:rsidRDefault="00ED3D73" w:rsidP="00ED3D73">
            <w:pPr>
              <w:jc w:val="center"/>
              <w:rPr>
                <w:rFonts w:cs="Arial"/>
                <w:sz w:val="20"/>
                <w:szCs w:val="20"/>
              </w:rPr>
            </w:pPr>
            <w:r w:rsidRPr="00ED3D73">
              <w:rPr>
                <w:rFonts w:cs="Arial"/>
                <w:sz w:val="20"/>
                <w:szCs w:val="20"/>
              </w:rPr>
              <w:t>31</w:t>
            </w:r>
          </w:p>
        </w:tc>
        <w:tc>
          <w:tcPr>
            <w:tcW w:w="3752" w:type="dxa"/>
            <w:tcBorders>
              <w:top w:val="nil"/>
              <w:left w:val="nil"/>
              <w:bottom w:val="nil"/>
              <w:right w:val="nil"/>
            </w:tcBorders>
            <w:vAlign w:val="center"/>
          </w:tcPr>
          <w:p w14:paraId="01452F19"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nil"/>
              <w:right w:val="nil"/>
            </w:tcBorders>
            <w:vAlign w:val="center"/>
          </w:tcPr>
          <w:p w14:paraId="562C821C"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nil"/>
              <w:right w:val="nil"/>
            </w:tcBorders>
            <w:vAlign w:val="center"/>
          </w:tcPr>
          <w:p w14:paraId="04885693" w14:textId="77777777" w:rsidR="00ED3D73" w:rsidRPr="00ED3D73" w:rsidRDefault="00ED3D73" w:rsidP="00ED3D73">
            <w:pPr>
              <w:jc w:val="center"/>
              <w:rPr>
                <w:rFonts w:cs="Arial"/>
                <w:sz w:val="20"/>
                <w:szCs w:val="20"/>
              </w:rPr>
            </w:pPr>
            <w:r w:rsidRPr="00ED3D73">
              <w:rPr>
                <w:rFonts w:cs="Arial"/>
                <w:sz w:val="20"/>
                <w:szCs w:val="20"/>
              </w:rPr>
              <w:t>1,000</w:t>
            </w:r>
          </w:p>
        </w:tc>
        <w:tc>
          <w:tcPr>
            <w:tcW w:w="1350" w:type="dxa"/>
            <w:tcBorders>
              <w:top w:val="nil"/>
              <w:left w:val="nil"/>
              <w:bottom w:val="nil"/>
              <w:right w:val="nil"/>
            </w:tcBorders>
            <w:vAlign w:val="center"/>
          </w:tcPr>
          <w:p w14:paraId="7D6E01A4" w14:textId="77777777" w:rsidR="00ED3D73" w:rsidRPr="00ED3D73" w:rsidRDefault="00ED3D73" w:rsidP="00ED3D73">
            <w:pPr>
              <w:jc w:val="center"/>
              <w:rPr>
                <w:rFonts w:cs="Arial"/>
                <w:sz w:val="20"/>
                <w:szCs w:val="20"/>
              </w:rPr>
            </w:pPr>
            <w:r w:rsidRPr="00ED3D73">
              <w:rPr>
                <w:rFonts w:cs="Arial"/>
                <w:sz w:val="20"/>
                <w:szCs w:val="20"/>
              </w:rPr>
              <w:t>1/5 years</w:t>
            </w:r>
          </w:p>
        </w:tc>
      </w:tr>
      <w:tr w:rsidR="00ED3D73" w:rsidRPr="001C2CFB" w14:paraId="1D0F78B5" w14:textId="77777777" w:rsidTr="00ED3D73">
        <w:tc>
          <w:tcPr>
            <w:tcW w:w="1406" w:type="dxa"/>
            <w:tcBorders>
              <w:top w:val="nil"/>
              <w:left w:val="nil"/>
              <w:bottom w:val="single" w:sz="8" w:space="0" w:color="auto"/>
              <w:right w:val="nil"/>
            </w:tcBorders>
            <w:vAlign w:val="center"/>
          </w:tcPr>
          <w:p w14:paraId="7CF877D0" w14:textId="77777777" w:rsidR="00ED3D73" w:rsidRPr="00ED3D73" w:rsidRDefault="00ED3D73" w:rsidP="00ED3D73">
            <w:pPr>
              <w:jc w:val="center"/>
              <w:rPr>
                <w:rFonts w:cs="Arial"/>
                <w:sz w:val="20"/>
                <w:szCs w:val="20"/>
              </w:rPr>
            </w:pPr>
            <w:r w:rsidRPr="00ED3D73">
              <w:rPr>
                <w:rFonts w:cs="Arial"/>
                <w:sz w:val="20"/>
                <w:szCs w:val="20"/>
              </w:rPr>
              <w:t>32</w:t>
            </w:r>
          </w:p>
        </w:tc>
        <w:tc>
          <w:tcPr>
            <w:tcW w:w="3752" w:type="dxa"/>
            <w:tcBorders>
              <w:top w:val="nil"/>
              <w:left w:val="nil"/>
              <w:bottom w:val="single" w:sz="8" w:space="0" w:color="auto"/>
              <w:right w:val="nil"/>
            </w:tcBorders>
            <w:vAlign w:val="center"/>
          </w:tcPr>
          <w:p w14:paraId="63196797" w14:textId="77777777" w:rsidR="00ED3D73" w:rsidRPr="00ED3D73" w:rsidRDefault="00ED3D73" w:rsidP="00ED3D73">
            <w:pPr>
              <w:rPr>
                <w:rFonts w:cs="Arial"/>
                <w:sz w:val="20"/>
                <w:szCs w:val="20"/>
              </w:rPr>
            </w:pPr>
            <w:r w:rsidRPr="00ED3D73">
              <w:rPr>
                <w:rFonts w:cs="Arial"/>
                <w:sz w:val="20"/>
                <w:szCs w:val="20"/>
              </w:rPr>
              <w:t>Recruitment failure</w:t>
            </w:r>
          </w:p>
        </w:tc>
        <w:tc>
          <w:tcPr>
            <w:tcW w:w="1260" w:type="dxa"/>
            <w:tcBorders>
              <w:top w:val="nil"/>
              <w:left w:val="nil"/>
              <w:bottom w:val="single" w:sz="8" w:space="0" w:color="auto"/>
              <w:right w:val="nil"/>
            </w:tcBorders>
            <w:vAlign w:val="center"/>
          </w:tcPr>
          <w:p w14:paraId="60A7EBD6" w14:textId="77777777" w:rsidR="00ED3D73" w:rsidRPr="00ED3D73" w:rsidRDefault="00ED3D73" w:rsidP="00ED3D73">
            <w:pPr>
              <w:jc w:val="center"/>
              <w:rPr>
                <w:rFonts w:cs="Arial"/>
                <w:sz w:val="20"/>
                <w:szCs w:val="20"/>
              </w:rPr>
            </w:pPr>
            <w:r w:rsidRPr="00ED3D73">
              <w:rPr>
                <w:rFonts w:cs="Arial"/>
                <w:sz w:val="20"/>
                <w:szCs w:val="20"/>
              </w:rPr>
              <w:t>0.11</w:t>
            </w:r>
          </w:p>
        </w:tc>
        <w:tc>
          <w:tcPr>
            <w:tcW w:w="1440" w:type="dxa"/>
            <w:tcBorders>
              <w:top w:val="nil"/>
              <w:left w:val="nil"/>
              <w:bottom w:val="single" w:sz="8" w:space="0" w:color="auto"/>
              <w:right w:val="nil"/>
            </w:tcBorders>
            <w:vAlign w:val="center"/>
          </w:tcPr>
          <w:p w14:paraId="250F64BC" w14:textId="77777777" w:rsidR="00ED3D73" w:rsidRPr="00ED3D73" w:rsidRDefault="00ED3D73" w:rsidP="00ED3D73">
            <w:pPr>
              <w:jc w:val="center"/>
              <w:rPr>
                <w:rFonts w:cs="Arial"/>
                <w:sz w:val="20"/>
                <w:szCs w:val="20"/>
              </w:rPr>
            </w:pPr>
            <w:r w:rsidRPr="00ED3D73">
              <w:rPr>
                <w:rFonts w:eastAsia="Calibri" w:cs="Arial"/>
                <w:sz w:val="20"/>
                <w:szCs w:val="20"/>
              </w:rPr>
              <w:t>10,000</w:t>
            </w:r>
          </w:p>
        </w:tc>
        <w:tc>
          <w:tcPr>
            <w:tcW w:w="1350" w:type="dxa"/>
            <w:tcBorders>
              <w:top w:val="nil"/>
              <w:left w:val="nil"/>
              <w:bottom w:val="single" w:sz="8" w:space="0" w:color="auto"/>
              <w:right w:val="nil"/>
            </w:tcBorders>
            <w:vAlign w:val="center"/>
          </w:tcPr>
          <w:p w14:paraId="5A983AAA" w14:textId="77777777" w:rsidR="00ED3D73" w:rsidRPr="00ED3D73" w:rsidRDefault="00ED3D73" w:rsidP="00ED3D73">
            <w:pPr>
              <w:jc w:val="center"/>
              <w:rPr>
                <w:rFonts w:cs="Arial"/>
                <w:sz w:val="20"/>
                <w:szCs w:val="20"/>
              </w:rPr>
            </w:pPr>
            <w:r w:rsidRPr="00ED3D73">
              <w:rPr>
                <w:rFonts w:cs="Arial"/>
                <w:sz w:val="20"/>
                <w:szCs w:val="20"/>
              </w:rPr>
              <w:t>1/5 years</w:t>
            </w:r>
          </w:p>
        </w:tc>
      </w:tr>
    </w:tbl>
    <w:p w14:paraId="393D677F" w14:textId="034AF1AB" w:rsidR="00A50AB6" w:rsidRDefault="00A50AB6" w:rsidP="00A50AB6">
      <w:pPr>
        <w:pStyle w:val="013TableCaption"/>
      </w:pPr>
      <w:bookmarkStart w:id="44" w:name="_Toc142424154"/>
      <w:r w:rsidRPr="00EA3B51">
        <w:t xml:space="preserve">Table </w:t>
      </w:r>
      <w:r>
        <w:t>4-3</w:t>
      </w:r>
      <w:r w:rsidRPr="00EA3B51">
        <w:t xml:space="preserve">. </w:t>
      </w:r>
      <w:r>
        <w:t xml:space="preserve"> </w:t>
      </w:r>
      <w:r w:rsidRPr="00A50AB6">
        <w:t>A summary of the various mortality scenarios we evaluated using population viability analysis simulations including the average frequency of occurrence for episodic events</w:t>
      </w:r>
      <w:r>
        <w:t>.</w:t>
      </w:r>
      <w:bookmarkEnd w:id="44"/>
    </w:p>
    <w:p w14:paraId="055F9EA3" w14:textId="77777777" w:rsidR="00A50AB6" w:rsidRPr="00A50AB6" w:rsidRDefault="00A50AB6" w:rsidP="00A50AB6"/>
    <w:p w14:paraId="218B19FA" w14:textId="77777777" w:rsidR="009A7CB5" w:rsidRDefault="009A7CB5" w:rsidP="00F53F0F">
      <w:pPr>
        <w:pStyle w:val="001CHAPTERNUMBER"/>
      </w:pPr>
    </w:p>
    <w:p w14:paraId="2737C120" w14:textId="77777777" w:rsidR="00ED3D73" w:rsidRDefault="00ED3D73" w:rsidP="00ED3D73">
      <w:pPr>
        <w:pStyle w:val="002CHAPTERTITLE"/>
      </w:pPr>
    </w:p>
    <w:p w14:paraId="2310EB58" w14:textId="7B9E2355" w:rsidR="00ED3D73" w:rsidRDefault="00ED3D73" w:rsidP="00A1734A">
      <w:pPr>
        <w:pStyle w:val="013TableCaption"/>
      </w:pPr>
      <w:bookmarkStart w:id="45" w:name="_Toc142424155"/>
      <w:r w:rsidRPr="00EA3B51">
        <w:lastRenderedPageBreak/>
        <w:t xml:space="preserve">Table </w:t>
      </w:r>
      <w:r>
        <w:t>4-4</w:t>
      </w:r>
      <w:r w:rsidRPr="00EA3B51">
        <w:t xml:space="preserve">. </w:t>
      </w:r>
      <w:r>
        <w:t xml:space="preserve"> </w:t>
      </w:r>
      <w:r w:rsidRPr="00ED3D73">
        <w:t>Extirpation probabilities associated with 50-year, 100-year, and 200-year time horizons for all 32 simulated population viability scenarios.</w:t>
      </w:r>
      <w:bookmarkEnd w:id="45"/>
    </w:p>
    <w:tbl>
      <w:tblPr>
        <w:tblStyle w:val="TableGrid"/>
        <w:tblpPr w:leftFromText="180" w:rightFromText="180" w:vertAnchor="text" w:horzAnchor="margin" w:tblpY="146"/>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43" w:type="dxa"/>
          <w:bottom w:w="43" w:type="dxa"/>
        </w:tblCellMar>
        <w:tblLook w:val="04A0" w:firstRow="1" w:lastRow="0" w:firstColumn="1" w:lastColumn="0" w:noHBand="0" w:noVBand="1"/>
      </w:tblPr>
      <w:tblGrid>
        <w:gridCol w:w="1620"/>
        <w:gridCol w:w="2250"/>
        <w:gridCol w:w="2430"/>
        <w:gridCol w:w="2430"/>
      </w:tblGrid>
      <w:tr w:rsidR="00ED3D73" w:rsidRPr="001C2CFB" w14:paraId="3D21E83A" w14:textId="77777777" w:rsidTr="00AF2ABB">
        <w:tc>
          <w:tcPr>
            <w:tcW w:w="1620" w:type="dxa"/>
            <w:tcBorders>
              <w:top w:val="single" w:sz="8" w:space="0" w:color="auto"/>
              <w:bottom w:val="single" w:sz="8" w:space="0" w:color="auto"/>
            </w:tcBorders>
            <w:vAlign w:val="center"/>
          </w:tcPr>
          <w:p w14:paraId="4BF67060" w14:textId="77777777" w:rsidR="00ED3D73" w:rsidRPr="001C2CFB" w:rsidRDefault="00ED3D73" w:rsidP="00AF2ABB">
            <w:pPr>
              <w:jc w:val="center"/>
              <w:rPr>
                <w:rFonts w:cs="Arial"/>
              </w:rPr>
            </w:pPr>
            <w:r w:rsidRPr="001C2CFB">
              <w:rPr>
                <w:rFonts w:cs="Arial"/>
              </w:rPr>
              <w:t>Scenario No.</w:t>
            </w:r>
          </w:p>
        </w:tc>
        <w:tc>
          <w:tcPr>
            <w:tcW w:w="2250" w:type="dxa"/>
            <w:tcBorders>
              <w:top w:val="single" w:sz="8" w:space="0" w:color="auto"/>
              <w:bottom w:val="single" w:sz="8" w:space="0" w:color="auto"/>
            </w:tcBorders>
            <w:vAlign w:val="center"/>
          </w:tcPr>
          <w:p w14:paraId="4841E8AB" w14:textId="77777777" w:rsidR="00ED3D73" w:rsidRPr="001C2CFB" w:rsidRDefault="00ED3D73" w:rsidP="00AF2ABB">
            <w:pPr>
              <w:jc w:val="right"/>
              <w:rPr>
                <w:rFonts w:cs="Arial"/>
              </w:rPr>
            </w:pPr>
            <w:r w:rsidRPr="001C2CFB">
              <w:rPr>
                <w:rFonts w:cs="Arial"/>
              </w:rPr>
              <w:t xml:space="preserve">50-year </w:t>
            </w:r>
            <w:r>
              <w:rPr>
                <w:rFonts w:cs="Arial"/>
              </w:rPr>
              <w:t>Probability</w:t>
            </w:r>
          </w:p>
        </w:tc>
        <w:tc>
          <w:tcPr>
            <w:tcW w:w="2430" w:type="dxa"/>
            <w:tcBorders>
              <w:top w:val="single" w:sz="8" w:space="0" w:color="auto"/>
              <w:bottom w:val="single" w:sz="8" w:space="0" w:color="auto"/>
            </w:tcBorders>
            <w:vAlign w:val="center"/>
          </w:tcPr>
          <w:p w14:paraId="2387C123" w14:textId="77777777" w:rsidR="00ED3D73" w:rsidRPr="001C2CFB" w:rsidRDefault="00ED3D73" w:rsidP="00AF2ABB">
            <w:pPr>
              <w:jc w:val="right"/>
              <w:rPr>
                <w:rFonts w:cs="Arial"/>
              </w:rPr>
            </w:pPr>
            <w:r w:rsidRPr="001C2CFB">
              <w:rPr>
                <w:rFonts w:cs="Arial"/>
              </w:rPr>
              <w:t xml:space="preserve">100-year </w:t>
            </w:r>
            <w:r>
              <w:rPr>
                <w:rFonts w:cs="Arial"/>
              </w:rPr>
              <w:t>Probability</w:t>
            </w:r>
          </w:p>
        </w:tc>
        <w:tc>
          <w:tcPr>
            <w:tcW w:w="2430" w:type="dxa"/>
            <w:tcBorders>
              <w:top w:val="single" w:sz="8" w:space="0" w:color="auto"/>
              <w:bottom w:val="single" w:sz="8" w:space="0" w:color="auto"/>
            </w:tcBorders>
            <w:vAlign w:val="center"/>
          </w:tcPr>
          <w:p w14:paraId="2A092D77" w14:textId="77777777" w:rsidR="00ED3D73" w:rsidRPr="001C2CFB" w:rsidRDefault="00ED3D73" w:rsidP="00AF2ABB">
            <w:pPr>
              <w:jc w:val="right"/>
              <w:rPr>
                <w:rFonts w:cs="Arial"/>
              </w:rPr>
            </w:pPr>
            <w:r w:rsidRPr="001C2CFB">
              <w:rPr>
                <w:rFonts w:cs="Arial"/>
              </w:rPr>
              <w:t xml:space="preserve">200-year </w:t>
            </w:r>
            <w:r>
              <w:rPr>
                <w:rFonts w:cs="Arial"/>
              </w:rPr>
              <w:t>Probability</w:t>
            </w:r>
          </w:p>
        </w:tc>
      </w:tr>
      <w:tr w:rsidR="00ED3D73" w:rsidRPr="001C2CFB" w14:paraId="5041926E" w14:textId="77777777" w:rsidTr="00AF2ABB">
        <w:tc>
          <w:tcPr>
            <w:tcW w:w="1620" w:type="dxa"/>
            <w:tcBorders>
              <w:top w:val="single" w:sz="8" w:space="0" w:color="auto"/>
            </w:tcBorders>
            <w:vAlign w:val="center"/>
          </w:tcPr>
          <w:p w14:paraId="58D6C32C" w14:textId="77777777" w:rsidR="00ED3D73" w:rsidRPr="001C2CFB" w:rsidRDefault="00ED3D73" w:rsidP="00AF2ABB">
            <w:pPr>
              <w:jc w:val="center"/>
              <w:rPr>
                <w:rFonts w:cs="Arial"/>
              </w:rPr>
            </w:pPr>
            <w:r w:rsidRPr="001C2CFB">
              <w:rPr>
                <w:rFonts w:cs="Arial"/>
              </w:rPr>
              <w:t>1</w:t>
            </w:r>
          </w:p>
        </w:tc>
        <w:tc>
          <w:tcPr>
            <w:tcW w:w="2250" w:type="dxa"/>
            <w:tcBorders>
              <w:top w:val="single" w:sz="8" w:space="0" w:color="auto"/>
            </w:tcBorders>
            <w:vAlign w:val="center"/>
          </w:tcPr>
          <w:p w14:paraId="420A617A" w14:textId="77777777" w:rsidR="00ED3D73" w:rsidRPr="001C2CFB" w:rsidRDefault="00ED3D73" w:rsidP="00AF2ABB">
            <w:pPr>
              <w:jc w:val="right"/>
              <w:rPr>
                <w:rFonts w:cs="Arial"/>
              </w:rPr>
            </w:pPr>
            <w:r w:rsidRPr="001C2CFB">
              <w:rPr>
                <w:rFonts w:cs="Arial"/>
              </w:rPr>
              <w:t>0%</w:t>
            </w:r>
          </w:p>
        </w:tc>
        <w:tc>
          <w:tcPr>
            <w:tcW w:w="2430" w:type="dxa"/>
            <w:tcBorders>
              <w:top w:val="single" w:sz="8" w:space="0" w:color="auto"/>
            </w:tcBorders>
            <w:vAlign w:val="center"/>
          </w:tcPr>
          <w:p w14:paraId="234A4DC7" w14:textId="77777777" w:rsidR="00ED3D73" w:rsidRPr="001C2CFB" w:rsidRDefault="00ED3D73" w:rsidP="00AF2ABB">
            <w:pPr>
              <w:jc w:val="right"/>
              <w:rPr>
                <w:rFonts w:cs="Arial"/>
              </w:rPr>
            </w:pPr>
            <w:r w:rsidRPr="001C2CFB">
              <w:rPr>
                <w:rFonts w:cs="Arial"/>
              </w:rPr>
              <w:t>0%</w:t>
            </w:r>
          </w:p>
        </w:tc>
        <w:tc>
          <w:tcPr>
            <w:tcW w:w="2430" w:type="dxa"/>
            <w:tcBorders>
              <w:top w:val="single" w:sz="8" w:space="0" w:color="auto"/>
            </w:tcBorders>
            <w:vAlign w:val="center"/>
          </w:tcPr>
          <w:p w14:paraId="74969791" w14:textId="77777777" w:rsidR="00ED3D73" w:rsidRPr="001C2CFB" w:rsidRDefault="00ED3D73" w:rsidP="00AF2ABB">
            <w:pPr>
              <w:jc w:val="right"/>
              <w:rPr>
                <w:rFonts w:cs="Arial"/>
              </w:rPr>
            </w:pPr>
            <w:r w:rsidRPr="001C2CFB">
              <w:rPr>
                <w:rFonts w:cs="Arial"/>
              </w:rPr>
              <w:t>0.5%</w:t>
            </w:r>
          </w:p>
        </w:tc>
      </w:tr>
      <w:tr w:rsidR="00ED3D73" w:rsidRPr="001C2CFB" w14:paraId="5853C3FA" w14:textId="77777777" w:rsidTr="00AF2ABB">
        <w:tc>
          <w:tcPr>
            <w:tcW w:w="1620" w:type="dxa"/>
            <w:vAlign w:val="center"/>
          </w:tcPr>
          <w:p w14:paraId="7E9B706E" w14:textId="77777777" w:rsidR="00ED3D73" w:rsidRPr="001C2CFB" w:rsidRDefault="00ED3D73" w:rsidP="00AF2ABB">
            <w:pPr>
              <w:jc w:val="center"/>
              <w:rPr>
                <w:rFonts w:cs="Arial"/>
              </w:rPr>
            </w:pPr>
            <w:r w:rsidRPr="001C2CFB">
              <w:rPr>
                <w:rFonts w:cs="Arial"/>
              </w:rPr>
              <w:t>2</w:t>
            </w:r>
          </w:p>
        </w:tc>
        <w:tc>
          <w:tcPr>
            <w:tcW w:w="2250" w:type="dxa"/>
            <w:vAlign w:val="center"/>
          </w:tcPr>
          <w:p w14:paraId="2C353070" w14:textId="77777777" w:rsidR="00ED3D73" w:rsidRPr="001C2CFB" w:rsidRDefault="00ED3D73" w:rsidP="00AF2ABB">
            <w:pPr>
              <w:jc w:val="right"/>
              <w:rPr>
                <w:rFonts w:cs="Arial"/>
              </w:rPr>
            </w:pPr>
            <w:r w:rsidRPr="001C2CFB">
              <w:rPr>
                <w:rFonts w:cs="Arial"/>
              </w:rPr>
              <w:t>0%</w:t>
            </w:r>
          </w:p>
        </w:tc>
        <w:tc>
          <w:tcPr>
            <w:tcW w:w="2430" w:type="dxa"/>
            <w:vAlign w:val="center"/>
          </w:tcPr>
          <w:p w14:paraId="0F8FF190" w14:textId="77777777" w:rsidR="00ED3D73" w:rsidRPr="001C2CFB" w:rsidRDefault="00ED3D73" w:rsidP="00AF2ABB">
            <w:pPr>
              <w:jc w:val="right"/>
              <w:rPr>
                <w:rFonts w:cs="Arial"/>
              </w:rPr>
            </w:pPr>
            <w:r w:rsidRPr="001C2CFB">
              <w:rPr>
                <w:rFonts w:cs="Arial"/>
              </w:rPr>
              <w:t>0%</w:t>
            </w:r>
          </w:p>
        </w:tc>
        <w:tc>
          <w:tcPr>
            <w:tcW w:w="2430" w:type="dxa"/>
            <w:vAlign w:val="center"/>
          </w:tcPr>
          <w:p w14:paraId="2032CF9F" w14:textId="77777777" w:rsidR="00ED3D73" w:rsidRPr="001C2CFB" w:rsidRDefault="00ED3D73" w:rsidP="00AF2ABB">
            <w:pPr>
              <w:jc w:val="right"/>
              <w:rPr>
                <w:rFonts w:cs="Arial"/>
              </w:rPr>
            </w:pPr>
            <w:r w:rsidRPr="001C2CFB">
              <w:rPr>
                <w:rFonts w:cs="Arial"/>
              </w:rPr>
              <w:t>0%</w:t>
            </w:r>
          </w:p>
        </w:tc>
      </w:tr>
      <w:tr w:rsidR="00ED3D73" w:rsidRPr="001C2CFB" w14:paraId="76082550" w14:textId="77777777" w:rsidTr="00AF2ABB">
        <w:tc>
          <w:tcPr>
            <w:tcW w:w="1620" w:type="dxa"/>
            <w:vAlign w:val="center"/>
          </w:tcPr>
          <w:p w14:paraId="20923706" w14:textId="77777777" w:rsidR="00ED3D73" w:rsidRPr="001C2CFB" w:rsidRDefault="00ED3D73" w:rsidP="00AF2ABB">
            <w:pPr>
              <w:jc w:val="center"/>
              <w:rPr>
                <w:rFonts w:cs="Arial"/>
              </w:rPr>
            </w:pPr>
            <w:r w:rsidRPr="001C2CFB">
              <w:rPr>
                <w:rFonts w:cs="Arial"/>
              </w:rPr>
              <w:t>3</w:t>
            </w:r>
          </w:p>
        </w:tc>
        <w:tc>
          <w:tcPr>
            <w:tcW w:w="2250" w:type="dxa"/>
            <w:vAlign w:val="center"/>
          </w:tcPr>
          <w:p w14:paraId="2455958E" w14:textId="77777777" w:rsidR="00ED3D73" w:rsidRPr="001C2CFB" w:rsidRDefault="00ED3D73" w:rsidP="00AF2ABB">
            <w:pPr>
              <w:jc w:val="right"/>
              <w:rPr>
                <w:rFonts w:cs="Arial"/>
              </w:rPr>
            </w:pPr>
            <w:r w:rsidRPr="001C2CFB">
              <w:rPr>
                <w:rFonts w:cs="Arial"/>
              </w:rPr>
              <w:t>0%</w:t>
            </w:r>
          </w:p>
        </w:tc>
        <w:tc>
          <w:tcPr>
            <w:tcW w:w="2430" w:type="dxa"/>
            <w:vAlign w:val="center"/>
          </w:tcPr>
          <w:p w14:paraId="02574128" w14:textId="77777777" w:rsidR="00ED3D73" w:rsidRPr="001C2CFB" w:rsidRDefault="00ED3D73" w:rsidP="00AF2ABB">
            <w:pPr>
              <w:jc w:val="right"/>
              <w:rPr>
                <w:rFonts w:cs="Arial"/>
              </w:rPr>
            </w:pPr>
            <w:r w:rsidRPr="001C2CFB">
              <w:rPr>
                <w:rFonts w:cs="Arial"/>
              </w:rPr>
              <w:t>0%</w:t>
            </w:r>
          </w:p>
        </w:tc>
        <w:tc>
          <w:tcPr>
            <w:tcW w:w="2430" w:type="dxa"/>
            <w:vAlign w:val="center"/>
          </w:tcPr>
          <w:p w14:paraId="686B4377" w14:textId="77777777" w:rsidR="00ED3D73" w:rsidRPr="001C2CFB" w:rsidRDefault="00ED3D73" w:rsidP="00AF2ABB">
            <w:pPr>
              <w:jc w:val="right"/>
              <w:rPr>
                <w:rFonts w:cs="Arial"/>
              </w:rPr>
            </w:pPr>
            <w:r w:rsidRPr="001C2CFB">
              <w:rPr>
                <w:rFonts w:cs="Arial"/>
              </w:rPr>
              <w:t>0%</w:t>
            </w:r>
          </w:p>
        </w:tc>
      </w:tr>
      <w:tr w:rsidR="00ED3D73" w:rsidRPr="001C2CFB" w14:paraId="218E6E16" w14:textId="77777777" w:rsidTr="00AF2ABB">
        <w:tc>
          <w:tcPr>
            <w:tcW w:w="1620" w:type="dxa"/>
            <w:vAlign w:val="center"/>
          </w:tcPr>
          <w:p w14:paraId="318C7349" w14:textId="77777777" w:rsidR="00ED3D73" w:rsidRPr="001C2CFB" w:rsidRDefault="00ED3D73" w:rsidP="00AF2ABB">
            <w:pPr>
              <w:jc w:val="center"/>
              <w:rPr>
                <w:rFonts w:cs="Arial"/>
              </w:rPr>
            </w:pPr>
            <w:r w:rsidRPr="001C2CFB">
              <w:rPr>
                <w:rFonts w:cs="Arial"/>
              </w:rPr>
              <w:t>4</w:t>
            </w:r>
          </w:p>
        </w:tc>
        <w:tc>
          <w:tcPr>
            <w:tcW w:w="2250" w:type="dxa"/>
            <w:vAlign w:val="center"/>
          </w:tcPr>
          <w:p w14:paraId="742F8FDB" w14:textId="77777777" w:rsidR="00ED3D73" w:rsidRPr="001C2CFB" w:rsidRDefault="00ED3D73" w:rsidP="00AF2ABB">
            <w:pPr>
              <w:jc w:val="right"/>
              <w:rPr>
                <w:rFonts w:eastAsia="Calibri" w:cs="Arial"/>
              </w:rPr>
            </w:pPr>
            <w:r w:rsidRPr="001C2CFB">
              <w:rPr>
                <w:rFonts w:cs="Arial"/>
              </w:rPr>
              <w:t>0%</w:t>
            </w:r>
          </w:p>
        </w:tc>
        <w:tc>
          <w:tcPr>
            <w:tcW w:w="2430" w:type="dxa"/>
            <w:vAlign w:val="center"/>
          </w:tcPr>
          <w:p w14:paraId="5FAECAAE" w14:textId="77777777" w:rsidR="00ED3D73" w:rsidRPr="001C2CFB" w:rsidRDefault="00ED3D73" w:rsidP="00AF2ABB">
            <w:pPr>
              <w:jc w:val="right"/>
              <w:rPr>
                <w:rFonts w:eastAsia="Calibri" w:cs="Arial"/>
              </w:rPr>
            </w:pPr>
            <w:r w:rsidRPr="001C2CFB">
              <w:rPr>
                <w:rFonts w:cs="Arial"/>
              </w:rPr>
              <w:t>0%</w:t>
            </w:r>
          </w:p>
        </w:tc>
        <w:tc>
          <w:tcPr>
            <w:tcW w:w="2430" w:type="dxa"/>
            <w:vAlign w:val="center"/>
          </w:tcPr>
          <w:p w14:paraId="4FA25472" w14:textId="77777777" w:rsidR="00ED3D73" w:rsidRPr="001C2CFB" w:rsidRDefault="00ED3D73" w:rsidP="00AF2ABB">
            <w:pPr>
              <w:jc w:val="right"/>
              <w:rPr>
                <w:rFonts w:eastAsia="Calibri" w:cs="Arial"/>
              </w:rPr>
            </w:pPr>
            <w:r w:rsidRPr="001C2CFB">
              <w:rPr>
                <w:rFonts w:cs="Arial"/>
              </w:rPr>
              <w:t>0%</w:t>
            </w:r>
          </w:p>
        </w:tc>
      </w:tr>
      <w:tr w:rsidR="00ED3D73" w:rsidRPr="001C2CFB" w14:paraId="5E7E5BC9" w14:textId="77777777" w:rsidTr="00AF2ABB">
        <w:tc>
          <w:tcPr>
            <w:tcW w:w="1620" w:type="dxa"/>
            <w:vAlign w:val="center"/>
          </w:tcPr>
          <w:p w14:paraId="7021FF35" w14:textId="77777777" w:rsidR="00ED3D73" w:rsidRPr="001C2CFB" w:rsidRDefault="00ED3D73" w:rsidP="00AF2ABB">
            <w:pPr>
              <w:jc w:val="center"/>
              <w:rPr>
                <w:rFonts w:cs="Arial"/>
              </w:rPr>
            </w:pPr>
            <w:r w:rsidRPr="001C2CFB">
              <w:rPr>
                <w:rFonts w:cs="Arial"/>
              </w:rPr>
              <w:t>5</w:t>
            </w:r>
          </w:p>
        </w:tc>
        <w:tc>
          <w:tcPr>
            <w:tcW w:w="2250" w:type="dxa"/>
            <w:vAlign w:val="center"/>
          </w:tcPr>
          <w:p w14:paraId="63487D74" w14:textId="77777777" w:rsidR="00ED3D73" w:rsidRPr="001C2CFB" w:rsidRDefault="00ED3D73" w:rsidP="00AF2ABB">
            <w:pPr>
              <w:jc w:val="right"/>
              <w:rPr>
                <w:rFonts w:cs="Arial"/>
              </w:rPr>
            </w:pPr>
            <w:r w:rsidRPr="001C2CFB">
              <w:rPr>
                <w:rFonts w:cs="Arial"/>
              </w:rPr>
              <w:t>0.1%</w:t>
            </w:r>
          </w:p>
        </w:tc>
        <w:tc>
          <w:tcPr>
            <w:tcW w:w="2430" w:type="dxa"/>
            <w:vAlign w:val="center"/>
          </w:tcPr>
          <w:p w14:paraId="6F01A5E0" w14:textId="77777777" w:rsidR="00ED3D73" w:rsidRPr="001C2CFB" w:rsidRDefault="00ED3D73" w:rsidP="00AF2ABB">
            <w:pPr>
              <w:jc w:val="right"/>
              <w:rPr>
                <w:rFonts w:cs="Arial"/>
              </w:rPr>
            </w:pPr>
            <w:r w:rsidRPr="001C2CFB">
              <w:rPr>
                <w:rFonts w:cs="Arial"/>
              </w:rPr>
              <w:t>18.5%</w:t>
            </w:r>
          </w:p>
        </w:tc>
        <w:tc>
          <w:tcPr>
            <w:tcW w:w="2430" w:type="dxa"/>
            <w:vAlign w:val="center"/>
          </w:tcPr>
          <w:p w14:paraId="2D45814E" w14:textId="77777777" w:rsidR="00ED3D73" w:rsidRPr="001C2CFB" w:rsidRDefault="00ED3D73" w:rsidP="00AF2ABB">
            <w:pPr>
              <w:jc w:val="right"/>
              <w:rPr>
                <w:rFonts w:cs="Arial"/>
              </w:rPr>
            </w:pPr>
            <w:r w:rsidRPr="001C2CFB">
              <w:rPr>
                <w:rFonts w:cs="Arial"/>
              </w:rPr>
              <w:t>90.5%</w:t>
            </w:r>
          </w:p>
        </w:tc>
      </w:tr>
      <w:tr w:rsidR="00ED3D73" w:rsidRPr="001C2CFB" w14:paraId="3D04CBE3" w14:textId="77777777" w:rsidTr="00AF2ABB">
        <w:tc>
          <w:tcPr>
            <w:tcW w:w="1620" w:type="dxa"/>
            <w:vAlign w:val="center"/>
          </w:tcPr>
          <w:p w14:paraId="30940EAE" w14:textId="77777777" w:rsidR="00ED3D73" w:rsidRPr="001C2CFB" w:rsidRDefault="00ED3D73" w:rsidP="00AF2ABB">
            <w:pPr>
              <w:jc w:val="center"/>
              <w:rPr>
                <w:rFonts w:cs="Arial"/>
              </w:rPr>
            </w:pPr>
            <w:r w:rsidRPr="001C2CFB">
              <w:rPr>
                <w:rFonts w:cs="Arial"/>
              </w:rPr>
              <w:t>6</w:t>
            </w:r>
          </w:p>
        </w:tc>
        <w:tc>
          <w:tcPr>
            <w:tcW w:w="2250" w:type="dxa"/>
            <w:vAlign w:val="center"/>
          </w:tcPr>
          <w:p w14:paraId="3B03E8D3" w14:textId="77777777" w:rsidR="00ED3D73" w:rsidRPr="001C2CFB" w:rsidRDefault="00ED3D73" w:rsidP="00AF2ABB">
            <w:pPr>
              <w:jc w:val="right"/>
              <w:rPr>
                <w:rFonts w:cs="Arial"/>
              </w:rPr>
            </w:pPr>
            <w:r w:rsidRPr="001C2CFB">
              <w:rPr>
                <w:rFonts w:cs="Arial"/>
              </w:rPr>
              <w:t>0%</w:t>
            </w:r>
          </w:p>
        </w:tc>
        <w:tc>
          <w:tcPr>
            <w:tcW w:w="2430" w:type="dxa"/>
            <w:vAlign w:val="center"/>
          </w:tcPr>
          <w:p w14:paraId="2007C8A9" w14:textId="77777777" w:rsidR="00ED3D73" w:rsidRPr="001C2CFB" w:rsidRDefault="00ED3D73" w:rsidP="00AF2ABB">
            <w:pPr>
              <w:jc w:val="right"/>
              <w:rPr>
                <w:rFonts w:cs="Arial"/>
              </w:rPr>
            </w:pPr>
            <w:r w:rsidRPr="001C2CFB">
              <w:rPr>
                <w:rFonts w:cs="Arial"/>
              </w:rPr>
              <w:t>0%</w:t>
            </w:r>
          </w:p>
        </w:tc>
        <w:tc>
          <w:tcPr>
            <w:tcW w:w="2430" w:type="dxa"/>
            <w:vAlign w:val="center"/>
          </w:tcPr>
          <w:p w14:paraId="65A9C559" w14:textId="77777777" w:rsidR="00ED3D73" w:rsidRPr="001C2CFB" w:rsidRDefault="00ED3D73" w:rsidP="00AF2ABB">
            <w:pPr>
              <w:jc w:val="right"/>
              <w:rPr>
                <w:rFonts w:cs="Arial"/>
              </w:rPr>
            </w:pPr>
            <w:r w:rsidRPr="001C2CFB">
              <w:rPr>
                <w:rFonts w:cs="Arial"/>
              </w:rPr>
              <w:t>58.2%</w:t>
            </w:r>
          </w:p>
        </w:tc>
      </w:tr>
      <w:tr w:rsidR="00ED3D73" w:rsidRPr="001C2CFB" w14:paraId="41A67A5C" w14:textId="77777777" w:rsidTr="00AF2ABB">
        <w:tc>
          <w:tcPr>
            <w:tcW w:w="1620" w:type="dxa"/>
            <w:vAlign w:val="center"/>
          </w:tcPr>
          <w:p w14:paraId="7C0E9429" w14:textId="77777777" w:rsidR="00ED3D73" w:rsidRPr="001C2CFB" w:rsidRDefault="00ED3D73" w:rsidP="00AF2ABB">
            <w:pPr>
              <w:jc w:val="center"/>
              <w:rPr>
                <w:rFonts w:cs="Arial"/>
              </w:rPr>
            </w:pPr>
            <w:r w:rsidRPr="001C2CFB">
              <w:rPr>
                <w:rFonts w:cs="Arial"/>
              </w:rPr>
              <w:t>7</w:t>
            </w:r>
          </w:p>
        </w:tc>
        <w:tc>
          <w:tcPr>
            <w:tcW w:w="2250" w:type="dxa"/>
            <w:vAlign w:val="center"/>
          </w:tcPr>
          <w:p w14:paraId="5656DAC9" w14:textId="77777777" w:rsidR="00ED3D73" w:rsidRPr="001C2CFB" w:rsidRDefault="00ED3D73" w:rsidP="00AF2ABB">
            <w:pPr>
              <w:jc w:val="right"/>
              <w:rPr>
                <w:rFonts w:cs="Arial"/>
              </w:rPr>
            </w:pPr>
            <w:r w:rsidRPr="001C2CFB">
              <w:rPr>
                <w:rFonts w:cs="Arial"/>
              </w:rPr>
              <w:t>0%</w:t>
            </w:r>
          </w:p>
        </w:tc>
        <w:tc>
          <w:tcPr>
            <w:tcW w:w="2430" w:type="dxa"/>
            <w:vAlign w:val="center"/>
          </w:tcPr>
          <w:p w14:paraId="5D142E74" w14:textId="77777777" w:rsidR="00ED3D73" w:rsidRPr="001C2CFB" w:rsidRDefault="00ED3D73" w:rsidP="00AF2ABB">
            <w:pPr>
              <w:jc w:val="right"/>
              <w:rPr>
                <w:rFonts w:cs="Arial"/>
              </w:rPr>
            </w:pPr>
            <w:r w:rsidRPr="001C2CFB">
              <w:rPr>
                <w:rFonts w:cs="Arial"/>
              </w:rPr>
              <w:t>0%</w:t>
            </w:r>
          </w:p>
        </w:tc>
        <w:tc>
          <w:tcPr>
            <w:tcW w:w="2430" w:type="dxa"/>
            <w:vAlign w:val="center"/>
          </w:tcPr>
          <w:p w14:paraId="6A470562" w14:textId="77777777" w:rsidR="00ED3D73" w:rsidRPr="001C2CFB" w:rsidRDefault="00ED3D73" w:rsidP="00AF2ABB">
            <w:pPr>
              <w:jc w:val="right"/>
              <w:rPr>
                <w:rFonts w:cs="Arial"/>
              </w:rPr>
            </w:pPr>
            <w:r w:rsidRPr="001C2CFB">
              <w:rPr>
                <w:rFonts w:cs="Arial"/>
              </w:rPr>
              <w:t>46.2%</w:t>
            </w:r>
          </w:p>
        </w:tc>
      </w:tr>
      <w:tr w:rsidR="00ED3D73" w:rsidRPr="001C2CFB" w14:paraId="72C201C2" w14:textId="77777777" w:rsidTr="00AF2ABB">
        <w:tc>
          <w:tcPr>
            <w:tcW w:w="1620" w:type="dxa"/>
            <w:vAlign w:val="center"/>
          </w:tcPr>
          <w:p w14:paraId="2AB0FBA2" w14:textId="77777777" w:rsidR="00ED3D73" w:rsidRPr="001C2CFB" w:rsidRDefault="00ED3D73" w:rsidP="00AF2ABB">
            <w:pPr>
              <w:jc w:val="center"/>
              <w:rPr>
                <w:rFonts w:cs="Arial"/>
              </w:rPr>
            </w:pPr>
            <w:r w:rsidRPr="001C2CFB">
              <w:rPr>
                <w:rFonts w:cs="Arial"/>
              </w:rPr>
              <w:t>8</w:t>
            </w:r>
          </w:p>
        </w:tc>
        <w:tc>
          <w:tcPr>
            <w:tcW w:w="2250" w:type="dxa"/>
            <w:vAlign w:val="center"/>
          </w:tcPr>
          <w:p w14:paraId="62B23204" w14:textId="77777777" w:rsidR="00ED3D73" w:rsidRPr="001C2CFB" w:rsidRDefault="00ED3D73" w:rsidP="00AF2ABB">
            <w:pPr>
              <w:jc w:val="right"/>
              <w:rPr>
                <w:rFonts w:cs="Arial"/>
              </w:rPr>
            </w:pPr>
            <w:r w:rsidRPr="001C2CFB">
              <w:rPr>
                <w:rFonts w:cs="Arial"/>
              </w:rPr>
              <w:t>0%</w:t>
            </w:r>
          </w:p>
        </w:tc>
        <w:tc>
          <w:tcPr>
            <w:tcW w:w="2430" w:type="dxa"/>
            <w:vAlign w:val="center"/>
          </w:tcPr>
          <w:p w14:paraId="6935BE2F" w14:textId="77777777" w:rsidR="00ED3D73" w:rsidRPr="001C2CFB" w:rsidRDefault="00ED3D73" w:rsidP="00AF2ABB">
            <w:pPr>
              <w:jc w:val="right"/>
              <w:rPr>
                <w:rFonts w:cs="Arial"/>
              </w:rPr>
            </w:pPr>
            <w:r w:rsidRPr="001C2CFB">
              <w:rPr>
                <w:rFonts w:cs="Arial"/>
              </w:rPr>
              <w:t>0%</w:t>
            </w:r>
          </w:p>
        </w:tc>
        <w:tc>
          <w:tcPr>
            <w:tcW w:w="2430" w:type="dxa"/>
            <w:vAlign w:val="center"/>
          </w:tcPr>
          <w:p w14:paraId="4DCDFF25" w14:textId="77777777" w:rsidR="00ED3D73" w:rsidRPr="001C2CFB" w:rsidRDefault="00ED3D73" w:rsidP="00AF2ABB">
            <w:pPr>
              <w:jc w:val="right"/>
              <w:rPr>
                <w:rFonts w:cs="Arial"/>
              </w:rPr>
            </w:pPr>
            <w:r w:rsidRPr="001C2CFB">
              <w:rPr>
                <w:rFonts w:cs="Arial"/>
              </w:rPr>
              <w:t>27.4%</w:t>
            </w:r>
          </w:p>
        </w:tc>
      </w:tr>
      <w:tr w:rsidR="00ED3D73" w:rsidRPr="001C2CFB" w14:paraId="6A8E1300" w14:textId="77777777" w:rsidTr="00AF2ABB">
        <w:tc>
          <w:tcPr>
            <w:tcW w:w="1620" w:type="dxa"/>
            <w:vAlign w:val="center"/>
          </w:tcPr>
          <w:p w14:paraId="17CA6F15" w14:textId="77777777" w:rsidR="00ED3D73" w:rsidRPr="001C2CFB" w:rsidRDefault="00ED3D73" w:rsidP="00AF2ABB">
            <w:pPr>
              <w:jc w:val="center"/>
              <w:rPr>
                <w:rFonts w:cs="Arial"/>
              </w:rPr>
            </w:pPr>
            <w:r w:rsidRPr="001C2CFB">
              <w:rPr>
                <w:rFonts w:cs="Arial"/>
              </w:rPr>
              <w:t>9</w:t>
            </w:r>
          </w:p>
        </w:tc>
        <w:tc>
          <w:tcPr>
            <w:tcW w:w="2250" w:type="dxa"/>
            <w:vAlign w:val="center"/>
          </w:tcPr>
          <w:p w14:paraId="4C1438FE" w14:textId="77777777" w:rsidR="00ED3D73" w:rsidRPr="001C2CFB" w:rsidRDefault="00ED3D73" w:rsidP="00AF2ABB">
            <w:pPr>
              <w:jc w:val="right"/>
              <w:rPr>
                <w:rFonts w:cs="Arial"/>
              </w:rPr>
            </w:pPr>
            <w:r w:rsidRPr="001C2CFB">
              <w:rPr>
                <w:rFonts w:cs="Arial"/>
              </w:rPr>
              <w:t>11.3%</w:t>
            </w:r>
          </w:p>
        </w:tc>
        <w:tc>
          <w:tcPr>
            <w:tcW w:w="2430" w:type="dxa"/>
            <w:vAlign w:val="center"/>
          </w:tcPr>
          <w:p w14:paraId="3EDB433D" w14:textId="77777777" w:rsidR="00ED3D73" w:rsidRPr="001C2CFB" w:rsidRDefault="00ED3D73" w:rsidP="00AF2ABB">
            <w:pPr>
              <w:jc w:val="right"/>
              <w:rPr>
                <w:rFonts w:cs="Arial"/>
              </w:rPr>
            </w:pPr>
            <w:r w:rsidRPr="001C2CFB">
              <w:rPr>
                <w:rFonts w:cs="Arial"/>
              </w:rPr>
              <w:t>9</w:t>
            </w:r>
            <w:r>
              <w:rPr>
                <w:rFonts w:cs="Arial"/>
              </w:rPr>
              <w:t>0.8</w:t>
            </w:r>
            <w:r w:rsidRPr="001C2CFB">
              <w:rPr>
                <w:rFonts w:cs="Arial"/>
              </w:rPr>
              <w:t>%</w:t>
            </w:r>
          </w:p>
        </w:tc>
        <w:tc>
          <w:tcPr>
            <w:tcW w:w="2430" w:type="dxa"/>
            <w:vAlign w:val="center"/>
          </w:tcPr>
          <w:p w14:paraId="7CAF4244" w14:textId="77777777" w:rsidR="00ED3D73" w:rsidRPr="001C2CFB" w:rsidRDefault="00ED3D73" w:rsidP="00AF2ABB">
            <w:pPr>
              <w:jc w:val="right"/>
              <w:rPr>
                <w:rFonts w:cs="Arial"/>
              </w:rPr>
            </w:pPr>
            <w:r w:rsidRPr="001C2CFB">
              <w:rPr>
                <w:rFonts w:cs="Arial"/>
              </w:rPr>
              <w:t>100%</w:t>
            </w:r>
          </w:p>
        </w:tc>
      </w:tr>
      <w:tr w:rsidR="00ED3D73" w:rsidRPr="001C2CFB" w14:paraId="44BEAEA2" w14:textId="77777777" w:rsidTr="00AF2ABB">
        <w:tc>
          <w:tcPr>
            <w:tcW w:w="1620" w:type="dxa"/>
            <w:vAlign w:val="center"/>
          </w:tcPr>
          <w:p w14:paraId="677BE135" w14:textId="77777777" w:rsidR="00ED3D73" w:rsidRPr="001C2CFB" w:rsidRDefault="00ED3D73" w:rsidP="00AF2ABB">
            <w:pPr>
              <w:jc w:val="center"/>
              <w:rPr>
                <w:rFonts w:cs="Arial"/>
              </w:rPr>
            </w:pPr>
            <w:r w:rsidRPr="001C2CFB">
              <w:rPr>
                <w:rFonts w:cs="Arial"/>
              </w:rPr>
              <w:t>10</w:t>
            </w:r>
          </w:p>
        </w:tc>
        <w:tc>
          <w:tcPr>
            <w:tcW w:w="2250" w:type="dxa"/>
            <w:vAlign w:val="center"/>
          </w:tcPr>
          <w:p w14:paraId="167B91E9" w14:textId="77777777" w:rsidR="00ED3D73" w:rsidRPr="001C2CFB" w:rsidRDefault="00ED3D73" w:rsidP="00AF2ABB">
            <w:pPr>
              <w:jc w:val="right"/>
              <w:rPr>
                <w:rFonts w:cs="Arial"/>
              </w:rPr>
            </w:pPr>
            <w:r w:rsidRPr="001C2CFB">
              <w:rPr>
                <w:rFonts w:cs="Arial"/>
              </w:rPr>
              <w:t>0%</w:t>
            </w:r>
          </w:p>
        </w:tc>
        <w:tc>
          <w:tcPr>
            <w:tcW w:w="2430" w:type="dxa"/>
            <w:vAlign w:val="center"/>
          </w:tcPr>
          <w:p w14:paraId="1D996174" w14:textId="77777777" w:rsidR="00ED3D73" w:rsidRPr="001C2CFB" w:rsidRDefault="00ED3D73" w:rsidP="00AF2ABB">
            <w:pPr>
              <w:jc w:val="right"/>
              <w:rPr>
                <w:rFonts w:cs="Arial"/>
              </w:rPr>
            </w:pPr>
            <w:r w:rsidRPr="001C2CFB">
              <w:rPr>
                <w:rFonts w:cs="Arial"/>
              </w:rPr>
              <w:t>47.2%</w:t>
            </w:r>
          </w:p>
        </w:tc>
        <w:tc>
          <w:tcPr>
            <w:tcW w:w="2430" w:type="dxa"/>
            <w:vAlign w:val="center"/>
          </w:tcPr>
          <w:p w14:paraId="203C4F66" w14:textId="77777777" w:rsidR="00ED3D73" w:rsidRPr="001C2CFB" w:rsidRDefault="00ED3D73" w:rsidP="00AF2ABB">
            <w:pPr>
              <w:jc w:val="right"/>
              <w:rPr>
                <w:rFonts w:cs="Arial"/>
              </w:rPr>
            </w:pPr>
            <w:r w:rsidRPr="001C2CFB">
              <w:rPr>
                <w:rFonts w:cs="Arial"/>
              </w:rPr>
              <w:t>100%</w:t>
            </w:r>
          </w:p>
        </w:tc>
      </w:tr>
      <w:tr w:rsidR="00ED3D73" w:rsidRPr="001C2CFB" w14:paraId="7C713308" w14:textId="77777777" w:rsidTr="00AF2ABB">
        <w:tc>
          <w:tcPr>
            <w:tcW w:w="1620" w:type="dxa"/>
            <w:vAlign w:val="center"/>
          </w:tcPr>
          <w:p w14:paraId="623E47A1" w14:textId="77777777" w:rsidR="00ED3D73" w:rsidRPr="001C2CFB" w:rsidRDefault="00ED3D73" w:rsidP="00AF2ABB">
            <w:pPr>
              <w:jc w:val="center"/>
              <w:rPr>
                <w:rFonts w:cs="Arial"/>
              </w:rPr>
            </w:pPr>
            <w:r w:rsidRPr="001C2CFB">
              <w:rPr>
                <w:rFonts w:cs="Arial"/>
              </w:rPr>
              <w:t>11</w:t>
            </w:r>
          </w:p>
        </w:tc>
        <w:tc>
          <w:tcPr>
            <w:tcW w:w="2250" w:type="dxa"/>
            <w:vAlign w:val="center"/>
          </w:tcPr>
          <w:p w14:paraId="0A4ECFF9" w14:textId="77777777" w:rsidR="00ED3D73" w:rsidRPr="001C2CFB" w:rsidRDefault="00ED3D73" w:rsidP="00AF2ABB">
            <w:pPr>
              <w:jc w:val="right"/>
              <w:rPr>
                <w:rFonts w:cs="Arial"/>
              </w:rPr>
            </w:pPr>
            <w:r w:rsidRPr="001C2CFB">
              <w:rPr>
                <w:rFonts w:cs="Arial"/>
              </w:rPr>
              <w:t>0%</w:t>
            </w:r>
          </w:p>
        </w:tc>
        <w:tc>
          <w:tcPr>
            <w:tcW w:w="2430" w:type="dxa"/>
            <w:vAlign w:val="center"/>
          </w:tcPr>
          <w:p w14:paraId="0C8D26D4" w14:textId="77777777" w:rsidR="00ED3D73" w:rsidRPr="001C2CFB" w:rsidRDefault="00ED3D73" w:rsidP="00AF2ABB">
            <w:pPr>
              <w:jc w:val="right"/>
              <w:rPr>
                <w:rFonts w:cs="Arial"/>
              </w:rPr>
            </w:pPr>
            <w:r w:rsidRPr="001C2CFB">
              <w:rPr>
                <w:rFonts w:cs="Arial"/>
              </w:rPr>
              <w:t>26.2%</w:t>
            </w:r>
          </w:p>
        </w:tc>
        <w:tc>
          <w:tcPr>
            <w:tcW w:w="2430" w:type="dxa"/>
            <w:vAlign w:val="center"/>
          </w:tcPr>
          <w:p w14:paraId="1E173C4E" w14:textId="77777777" w:rsidR="00ED3D73" w:rsidRPr="001C2CFB" w:rsidRDefault="00ED3D73" w:rsidP="00AF2ABB">
            <w:pPr>
              <w:jc w:val="right"/>
              <w:rPr>
                <w:rFonts w:cs="Arial"/>
              </w:rPr>
            </w:pPr>
            <w:r w:rsidRPr="001C2CFB">
              <w:rPr>
                <w:rFonts w:cs="Arial"/>
              </w:rPr>
              <w:t>100%</w:t>
            </w:r>
          </w:p>
        </w:tc>
      </w:tr>
      <w:tr w:rsidR="00ED3D73" w:rsidRPr="001C2CFB" w14:paraId="2D1B85C0" w14:textId="77777777" w:rsidTr="00AF2ABB">
        <w:tc>
          <w:tcPr>
            <w:tcW w:w="1620" w:type="dxa"/>
            <w:vAlign w:val="center"/>
          </w:tcPr>
          <w:p w14:paraId="1DBFAAAD" w14:textId="77777777" w:rsidR="00ED3D73" w:rsidRPr="001C2CFB" w:rsidRDefault="00ED3D73" w:rsidP="00AF2ABB">
            <w:pPr>
              <w:jc w:val="center"/>
              <w:rPr>
                <w:rFonts w:cs="Arial"/>
              </w:rPr>
            </w:pPr>
            <w:r w:rsidRPr="001C2CFB">
              <w:rPr>
                <w:rFonts w:cs="Arial"/>
              </w:rPr>
              <w:t>12</w:t>
            </w:r>
          </w:p>
        </w:tc>
        <w:tc>
          <w:tcPr>
            <w:tcW w:w="2250" w:type="dxa"/>
            <w:vAlign w:val="center"/>
          </w:tcPr>
          <w:p w14:paraId="5D03708F" w14:textId="77777777" w:rsidR="00ED3D73" w:rsidRPr="001C2CFB" w:rsidRDefault="00ED3D73" w:rsidP="00AF2ABB">
            <w:pPr>
              <w:jc w:val="right"/>
              <w:rPr>
                <w:rFonts w:cs="Arial"/>
              </w:rPr>
            </w:pPr>
            <w:r w:rsidRPr="001C2CFB">
              <w:rPr>
                <w:rFonts w:cs="Arial"/>
              </w:rPr>
              <w:t>0%</w:t>
            </w:r>
          </w:p>
        </w:tc>
        <w:tc>
          <w:tcPr>
            <w:tcW w:w="2430" w:type="dxa"/>
            <w:vAlign w:val="center"/>
          </w:tcPr>
          <w:p w14:paraId="68020340" w14:textId="77777777" w:rsidR="00ED3D73" w:rsidRPr="001C2CFB" w:rsidRDefault="00ED3D73" w:rsidP="00AF2ABB">
            <w:pPr>
              <w:jc w:val="right"/>
              <w:rPr>
                <w:rFonts w:cs="Arial"/>
              </w:rPr>
            </w:pPr>
            <w:r w:rsidRPr="001C2CFB">
              <w:rPr>
                <w:rFonts w:cs="Arial"/>
              </w:rPr>
              <w:t>3.8%</w:t>
            </w:r>
          </w:p>
        </w:tc>
        <w:tc>
          <w:tcPr>
            <w:tcW w:w="2430" w:type="dxa"/>
            <w:vAlign w:val="center"/>
          </w:tcPr>
          <w:p w14:paraId="30439E45" w14:textId="77777777" w:rsidR="00ED3D73" w:rsidRPr="001C2CFB" w:rsidRDefault="00ED3D73" w:rsidP="00AF2ABB">
            <w:pPr>
              <w:jc w:val="right"/>
              <w:rPr>
                <w:rFonts w:cs="Arial"/>
              </w:rPr>
            </w:pPr>
            <w:r w:rsidRPr="001C2CFB">
              <w:rPr>
                <w:rFonts w:cs="Arial"/>
              </w:rPr>
              <w:t>99.6%</w:t>
            </w:r>
          </w:p>
        </w:tc>
      </w:tr>
      <w:tr w:rsidR="00ED3D73" w:rsidRPr="001C2CFB" w14:paraId="18EF3037" w14:textId="77777777" w:rsidTr="00AF2ABB">
        <w:tc>
          <w:tcPr>
            <w:tcW w:w="1620" w:type="dxa"/>
            <w:vAlign w:val="center"/>
          </w:tcPr>
          <w:p w14:paraId="13E6D192" w14:textId="77777777" w:rsidR="00ED3D73" w:rsidRPr="001C2CFB" w:rsidRDefault="00ED3D73" w:rsidP="00AF2ABB">
            <w:pPr>
              <w:jc w:val="center"/>
              <w:rPr>
                <w:rFonts w:cs="Arial"/>
              </w:rPr>
            </w:pPr>
            <w:r w:rsidRPr="001C2CFB">
              <w:rPr>
                <w:rFonts w:cs="Arial"/>
              </w:rPr>
              <w:t>13</w:t>
            </w:r>
          </w:p>
        </w:tc>
        <w:tc>
          <w:tcPr>
            <w:tcW w:w="2250" w:type="dxa"/>
            <w:vAlign w:val="center"/>
          </w:tcPr>
          <w:p w14:paraId="19029812" w14:textId="77777777" w:rsidR="00ED3D73" w:rsidRPr="001C2CFB" w:rsidRDefault="00ED3D73" w:rsidP="00AF2ABB">
            <w:pPr>
              <w:jc w:val="right"/>
              <w:rPr>
                <w:rFonts w:cs="Arial"/>
              </w:rPr>
            </w:pPr>
            <w:r w:rsidRPr="001C2CFB">
              <w:rPr>
                <w:rFonts w:cs="Arial"/>
              </w:rPr>
              <w:t>0.1%</w:t>
            </w:r>
          </w:p>
        </w:tc>
        <w:tc>
          <w:tcPr>
            <w:tcW w:w="2430" w:type="dxa"/>
            <w:vAlign w:val="center"/>
          </w:tcPr>
          <w:p w14:paraId="1390AFB3" w14:textId="77777777" w:rsidR="00ED3D73" w:rsidRPr="001C2CFB" w:rsidRDefault="00ED3D73" w:rsidP="00AF2ABB">
            <w:pPr>
              <w:jc w:val="right"/>
              <w:rPr>
                <w:rFonts w:cs="Arial"/>
              </w:rPr>
            </w:pPr>
            <w:r w:rsidRPr="001C2CFB">
              <w:rPr>
                <w:rFonts w:cs="Arial"/>
              </w:rPr>
              <w:t>1.3%</w:t>
            </w:r>
          </w:p>
        </w:tc>
        <w:tc>
          <w:tcPr>
            <w:tcW w:w="2430" w:type="dxa"/>
            <w:vAlign w:val="center"/>
          </w:tcPr>
          <w:p w14:paraId="30B1329B" w14:textId="77777777" w:rsidR="00ED3D73" w:rsidRPr="001C2CFB" w:rsidRDefault="00ED3D73" w:rsidP="00AF2ABB">
            <w:pPr>
              <w:jc w:val="right"/>
              <w:rPr>
                <w:rFonts w:cs="Arial"/>
              </w:rPr>
            </w:pPr>
            <w:r w:rsidRPr="001C2CFB">
              <w:rPr>
                <w:rFonts w:cs="Arial"/>
              </w:rPr>
              <w:t>15.9%</w:t>
            </w:r>
          </w:p>
        </w:tc>
      </w:tr>
      <w:tr w:rsidR="00ED3D73" w:rsidRPr="001C2CFB" w14:paraId="6E03C995" w14:textId="77777777" w:rsidTr="00AF2ABB">
        <w:tc>
          <w:tcPr>
            <w:tcW w:w="1620" w:type="dxa"/>
            <w:vAlign w:val="center"/>
          </w:tcPr>
          <w:p w14:paraId="2B196188" w14:textId="77777777" w:rsidR="00ED3D73" w:rsidRPr="001C2CFB" w:rsidRDefault="00ED3D73" w:rsidP="00AF2ABB">
            <w:pPr>
              <w:jc w:val="center"/>
              <w:rPr>
                <w:rFonts w:cs="Arial"/>
              </w:rPr>
            </w:pPr>
            <w:r w:rsidRPr="001C2CFB">
              <w:rPr>
                <w:rFonts w:cs="Arial"/>
              </w:rPr>
              <w:t>14</w:t>
            </w:r>
          </w:p>
        </w:tc>
        <w:tc>
          <w:tcPr>
            <w:tcW w:w="2250" w:type="dxa"/>
            <w:vAlign w:val="center"/>
          </w:tcPr>
          <w:p w14:paraId="07BF770D" w14:textId="77777777" w:rsidR="00ED3D73" w:rsidRPr="001C2CFB" w:rsidRDefault="00ED3D73" w:rsidP="00AF2ABB">
            <w:pPr>
              <w:jc w:val="right"/>
              <w:rPr>
                <w:rFonts w:cs="Arial"/>
              </w:rPr>
            </w:pPr>
            <w:r w:rsidRPr="001C2CFB">
              <w:rPr>
                <w:rFonts w:cs="Arial"/>
              </w:rPr>
              <w:t>0%</w:t>
            </w:r>
          </w:p>
        </w:tc>
        <w:tc>
          <w:tcPr>
            <w:tcW w:w="2430" w:type="dxa"/>
            <w:vAlign w:val="center"/>
          </w:tcPr>
          <w:p w14:paraId="5746DCA0" w14:textId="77777777" w:rsidR="00ED3D73" w:rsidRPr="001C2CFB" w:rsidRDefault="00ED3D73" w:rsidP="00AF2ABB">
            <w:pPr>
              <w:jc w:val="right"/>
              <w:rPr>
                <w:rFonts w:cs="Arial"/>
              </w:rPr>
            </w:pPr>
            <w:r w:rsidRPr="001C2CFB">
              <w:rPr>
                <w:rFonts w:cs="Arial"/>
              </w:rPr>
              <w:t>0%</w:t>
            </w:r>
          </w:p>
        </w:tc>
        <w:tc>
          <w:tcPr>
            <w:tcW w:w="2430" w:type="dxa"/>
            <w:vAlign w:val="center"/>
          </w:tcPr>
          <w:p w14:paraId="548ADB16" w14:textId="77777777" w:rsidR="00ED3D73" w:rsidRPr="001C2CFB" w:rsidRDefault="00ED3D73" w:rsidP="00AF2ABB">
            <w:pPr>
              <w:jc w:val="right"/>
              <w:rPr>
                <w:rFonts w:cs="Arial"/>
              </w:rPr>
            </w:pPr>
            <w:r w:rsidRPr="001C2CFB">
              <w:rPr>
                <w:rFonts w:cs="Arial"/>
              </w:rPr>
              <w:t>0.6%</w:t>
            </w:r>
          </w:p>
        </w:tc>
      </w:tr>
      <w:tr w:rsidR="00ED3D73" w:rsidRPr="001C2CFB" w14:paraId="474F7F8F" w14:textId="77777777" w:rsidTr="00AF2ABB">
        <w:tc>
          <w:tcPr>
            <w:tcW w:w="1620" w:type="dxa"/>
            <w:vAlign w:val="center"/>
          </w:tcPr>
          <w:p w14:paraId="22595D3B" w14:textId="77777777" w:rsidR="00ED3D73" w:rsidRPr="001C2CFB" w:rsidRDefault="00ED3D73" w:rsidP="00AF2ABB">
            <w:pPr>
              <w:jc w:val="center"/>
              <w:rPr>
                <w:rFonts w:cs="Arial"/>
              </w:rPr>
            </w:pPr>
            <w:r w:rsidRPr="001C2CFB">
              <w:rPr>
                <w:rFonts w:cs="Arial"/>
              </w:rPr>
              <w:t>15</w:t>
            </w:r>
          </w:p>
        </w:tc>
        <w:tc>
          <w:tcPr>
            <w:tcW w:w="2250" w:type="dxa"/>
            <w:vAlign w:val="center"/>
          </w:tcPr>
          <w:p w14:paraId="595A5CE6" w14:textId="77777777" w:rsidR="00ED3D73" w:rsidRPr="001C2CFB" w:rsidRDefault="00ED3D73" w:rsidP="00AF2ABB">
            <w:pPr>
              <w:jc w:val="right"/>
              <w:rPr>
                <w:rFonts w:cs="Arial"/>
              </w:rPr>
            </w:pPr>
            <w:r w:rsidRPr="001C2CFB">
              <w:rPr>
                <w:rFonts w:cs="Arial"/>
              </w:rPr>
              <w:t>0%</w:t>
            </w:r>
          </w:p>
        </w:tc>
        <w:tc>
          <w:tcPr>
            <w:tcW w:w="2430" w:type="dxa"/>
            <w:vAlign w:val="center"/>
          </w:tcPr>
          <w:p w14:paraId="7AAAD3CB" w14:textId="77777777" w:rsidR="00ED3D73" w:rsidRPr="001C2CFB" w:rsidRDefault="00ED3D73" w:rsidP="00AF2ABB">
            <w:pPr>
              <w:jc w:val="right"/>
              <w:rPr>
                <w:rFonts w:cs="Arial"/>
              </w:rPr>
            </w:pPr>
            <w:r w:rsidRPr="001C2CFB">
              <w:rPr>
                <w:rFonts w:cs="Arial"/>
              </w:rPr>
              <w:t>0%</w:t>
            </w:r>
          </w:p>
        </w:tc>
        <w:tc>
          <w:tcPr>
            <w:tcW w:w="2430" w:type="dxa"/>
            <w:vAlign w:val="center"/>
          </w:tcPr>
          <w:p w14:paraId="068C16B3" w14:textId="77777777" w:rsidR="00ED3D73" w:rsidRPr="001C2CFB" w:rsidRDefault="00ED3D73" w:rsidP="00AF2ABB">
            <w:pPr>
              <w:jc w:val="right"/>
              <w:rPr>
                <w:rFonts w:cs="Arial"/>
              </w:rPr>
            </w:pPr>
            <w:r w:rsidRPr="001C2CFB">
              <w:rPr>
                <w:rFonts w:cs="Arial"/>
              </w:rPr>
              <w:t>0.3%</w:t>
            </w:r>
          </w:p>
        </w:tc>
      </w:tr>
      <w:tr w:rsidR="00ED3D73" w:rsidRPr="001C2CFB" w14:paraId="6D9EDC58" w14:textId="77777777" w:rsidTr="00AF2ABB">
        <w:tc>
          <w:tcPr>
            <w:tcW w:w="1620" w:type="dxa"/>
            <w:vAlign w:val="center"/>
          </w:tcPr>
          <w:p w14:paraId="4FDD6312" w14:textId="77777777" w:rsidR="00ED3D73" w:rsidRPr="001C2CFB" w:rsidRDefault="00ED3D73" w:rsidP="00AF2ABB">
            <w:pPr>
              <w:jc w:val="center"/>
              <w:rPr>
                <w:rFonts w:cs="Arial"/>
              </w:rPr>
            </w:pPr>
            <w:r w:rsidRPr="001C2CFB">
              <w:rPr>
                <w:rFonts w:cs="Arial"/>
              </w:rPr>
              <w:t>16</w:t>
            </w:r>
          </w:p>
        </w:tc>
        <w:tc>
          <w:tcPr>
            <w:tcW w:w="2250" w:type="dxa"/>
            <w:vAlign w:val="center"/>
          </w:tcPr>
          <w:p w14:paraId="7B2E865F" w14:textId="77777777" w:rsidR="00ED3D73" w:rsidRPr="001C2CFB" w:rsidRDefault="00ED3D73" w:rsidP="00AF2ABB">
            <w:pPr>
              <w:jc w:val="right"/>
              <w:rPr>
                <w:rFonts w:cs="Arial"/>
              </w:rPr>
            </w:pPr>
            <w:r w:rsidRPr="001C2CFB">
              <w:rPr>
                <w:rFonts w:cs="Arial"/>
              </w:rPr>
              <w:t>0%</w:t>
            </w:r>
          </w:p>
        </w:tc>
        <w:tc>
          <w:tcPr>
            <w:tcW w:w="2430" w:type="dxa"/>
            <w:vAlign w:val="center"/>
          </w:tcPr>
          <w:p w14:paraId="42E5ECBD" w14:textId="77777777" w:rsidR="00ED3D73" w:rsidRPr="001C2CFB" w:rsidRDefault="00ED3D73" w:rsidP="00AF2ABB">
            <w:pPr>
              <w:jc w:val="right"/>
              <w:rPr>
                <w:rFonts w:cs="Arial"/>
              </w:rPr>
            </w:pPr>
            <w:r w:rsidRPr="001C2CFB">
              <w:rPr>
                <w:rFonts w:cs="Arial"/>
              </w:rPr>
              <w:t>0%</w:t>
            </w:r>
          </w:p>
        </w:tc>
        <w:tc>
          <w:tcPr>
            <w:tcW w:w="2430" w:type="dxa"/>
            <w:vAlign w:val="center"/>
          </w:tcPr>
          <w:p w14:paraId="09B7DCD0" w14:textId="77777777" w:rsidR="00ED3D73" w:rsidRPr="001C2CFB" w:rsidRDefault="00ED3D73" w:rsidP="00AF2ABB">
            <w:pPr>
              <w:jc w:val="right"/>
              <w:rPr>
                <w:rFonts w:cs="Arial"/>
              </w:rPr>
            </w:pPr>
            <w:r w:rsidRPr="001C2CFB">
              <w:rPr>
                <w:rFonts w:cs="Arial"/>
              </w:rPr>
              <w:t>0%</w:t>
            </w:r>
          </w:p>
        </w:tc>
      </w:tr>
      <w:tr w:rsidR="00ED3D73" w:rsidRPr="001C2CFB" w14:paraId="5C4A6D26" w14:textId="77777777" w:rsidTr="00AF2ABB">
        <w:tc>
          <w:tcPr>
            <w:tcW w:w="1620" w:type="dxa"/>
            <w:vAlign w:val="center"/>
          </w:tcPr>
          <w:p w14:paraId="0278126F" w14:textId="77777777" w:rsidR="00ED3D73" w:rsidRPr="001C2CFB" w:rsidRDefault="00ED3D73" w:rsidP="00AF2ABB">
            <w:pPr>
              <w:jc w:val="center"/>
              <w:rPr>
                <w:rFonts w:cs="Arial"/>
              </w:rPr>
            </w:pPr>
            <w:r w:rsidRPr="001C2CFB">
              <w:rPr>
                <w:rFonts w:cs="Arial"/>
              </w:rPr>
              <w:t>17</w:t>
            </w:r>
          </w:p>
        </w:tc>
        <w:tc>
          <w:tcPr>
            <w:tcW w:w="2250" w:type="dxa"/>
            <w:vAlign w:val="center"/>
          </w:tcPr>
          <w:p w14:paraId="5367E68B" w14:textId="77777777" w:rsidR="00ED3D73" w:rsidRPr="001C2CFB" w:rsidRDefault="00ED3D73" w:rsidP="00AF2ABB">
            <w:pPr>
              <w:jc w:val="right"/>
              <w:rPr>
                <w:rFonts w:cs="Arial"/>
              </w:rPr>
            </w:pPr>
            <w:r w:rsidRPr="001C2CFB">
              <w:rPr>
                <w:rFonts w:cs="Arial"/>
              </w:rPr>
              <w:t>0%</w:t>
            </w:r>
          </w:p>
        </w:tc>
        <w:tc>
          <w:tcPr>
            <w:tcW w:w="2430" w:type="dxa"/>
            <w:vAlign w:val="center"/>
          </w:tcPr>
          <w:p w14:paraId="54044182" w14:textId="77777777" w:rsidR="00ED3D73" w:rsidRPr="001C2CFB" w:rsidRDefault="00ED3D73" w:rsidP="00AF2ABB">
            <w:pPr>
              <w:jc w:val="right"/>
              <w:rPr>
                <w:rFonts w:cs="Arial"/>
              </w:rPr>
            </w:pPr>
            <w:r w:rsidRPr="001C2CFB">
              <w:rPr>
                <w:rFonts w:cs="Arial"/>
              </w:rPr>
              <w:t>9%</w:t>
            </w:r>
          </w:p>
        </w:tc>
        <w:tc>
          <w:tcPr>
            <w:tcW w:w="2430" w:type="dxa"/>
            <w:vAlign w:val="center"/>
          </w:tcPr>
          <w:p w14:paraId="4251EEFE" w14:textId="77777777" w:rsidR="00ED3D73" w:rsidRPr="001C2CFB" w:rsidRDefault="00ED3D73" w:rsidP="00AF2ABB">
            <w:pPr>
              <w:jc w:val="right"/>
              <w:rPr>
                <w:rFonts w:cs="Arial"/>
              </w:rPr>
            </w:pPr>
            <w:r w:rsidRPr="001C2CFB">
              <w:rPr>
                <w:rFonts w:cs="Arial"/>
              </w:rPr>
              <w:t>64.1%</w:t>
            </w:r>
          </w:p>
        </w:tc>
      </w:tr>
      <w:tr w:rsidR="00ED3D73" w:rsidRPr="001C2CFB" w14:paraId="53097550" w14:textId="77777777" w:rsidTr="00AF2ABB">
        <w:tc>
          <w:tcPr>
            <w:tcW w:w="1620" w:type="dxa"/>
            <w:vAlign w:val="center"/>
          </w:tcPr>
          <w:p w14:paraId="2E4A33B5" w14:textId="77777777" w:rsidR="00ED3D73" w:rsidRPr="001C2CFB" w:rsidRDefault="00ED3D73" w:rsidP="00AF2ABB">
            <w:pPr>
              <w:jc w:val="center"/>
              <w:rPr>
                <w:rFonts w:cs="Arial"/>
              </w:rPr>
            </w:pPr>
            <w:r w:rsidRPr="001C2CFB">
              <w:rPr>
                <w:rFonts w:cs="Arial"/>
              </w:rPr>
              <w:t>18</w:t>
            </w:r>
          </w:p>
        </w:tc>
        <w:tc>
          <w:tcPr>
            <w:tcW w:w="2250" w:type="dxa"/>
            <w:vAlign w:val="center"/>
          </w:tcPr>
          <w:p w14:paraId="6FAE659E" w14:textId="77777777" w:rsidR="00ED3D73" w:rsidRPr="001C2CFB" w:rsidRDefault="00ED3D73" w:rsidP="00AF2ABB">
            <w:pPr>
              <w:jc w:val="right"/>
              <w:rPr>
                <w:rFonts w:cs="Arial"/>
              </w:rPr>
            </w:pPr>
            <w:r w:rsidRPr="001C2CFB">
              <w:rPr>
                <w:rFonts w:cs="Arial"/>
              </w:rPr>
              <w:t>0%</w:t>
            </w:r>
          </w:p>
        </w:tc>
        <w:tc>
          <w:tcPr>
            <w:tcW w:w="2430" w:type="dxa"/>
            <w:vAlign w:val="center"/>
          </w:tcPr>
          <w:p w14:paraId="107D4773" w14:textId="77777777" w:rsidR="00ED3D73" w:rsidRPr="001C2CFB" w:rsidRDefault="00ED3D73" w:rsidP="00AF2ABB">
            <w:pPr>
              <w:jc w:val="right"/>
              <w:rPr>
                <w:rFonts w:cs="Arial"/>
              </w:rPr>
            </w:pPr>
            <w:r w:rsidRPr="001C2CFB">
              <w:rPr>
                <w:rFonts w:cs="Arial"/>
              </w:rPr>
              <w:t>0.1%</w:t>
            </w:r>
          </w:p>
        </w:tc>
        <w:tc>
          <w:tcPr>
            <w:tcW w:w="2430" w:type="dxa"/>
            <w:vAlign w:val="center"/>
          </w:tcPr>
          <w:p w14:paraId="312AD3BB" w14:textId="77777777" w:rsidR="00ED3D73" w:rsidRPr="001C2CFB" w:rsidRDefault="00ED3D73" w:rsidP="00AF2ABB">
            <w:pPr>
              <w:jc w:val="right"/>
              <w:rPr>
                <w:rFonts w:cs="Arial"/>
              </w:rPr>
            </w:pPr>
            <w:r w:rsidRPr="001C2CFB">
              <w:rPr>
                <w:rFonts w:cs="Arial"/>
              </w:rPr>
              <w:t>20.4%</w:t>
            </w:r>
          </w:p>
        </w:tc>
      </w:tr>
      <w:tr w:rsidR="00ED3D73" w:rsidRPr="001C2CFB" w14:paraId="37A83D1C" w14:textId="77777777" w:rsidTr="00AF2ABB">
        <w:tc>
          <w:tcPr>
            <w:tcW w:w="1620" w:type="dxa"/>
            <w:vAlign w:val="center"/>
          </w:tcPr>
          <w:p w14:paraId="2CE669BC" w14:textId="77777777" w:rsidR="00ED3D73" w:rsidRPr="001C2CFB" w:rsidRDefault="00ED3D73" w:rsidP="00AF2ABB">
            <w:pPr>
              <w:jc w:val="center"/>
              <w:rPr>
                <w:rFonts w:cs="Arial"/>
              </w:rPr>
            </w:pPr>
            <w:r w:rsidRPr="001C2CFB">
              <w:rPr>
                <w:rFonts w:cs="Arial"/>
              </w:rPr>
              <w:t>19</w:t>
            </w:r>
          </w:p>
        </w:tc>
        <w:tc>
          <w:tcPr>
            <w:tcW w:w="2250" w:type="dxa"/>
            <w:vAlign w:val="center"/>
          </w:tcPr>
          <w:p w14:paraId="1E732BD0" w14:textId="77777777" w:rsidR="00ED3D73" w:rsidRPr="001C2CFB" w:rsidRDefault="00ED3D73" w:rsidP="00AF2ABB">
            <w:pPr>
              <w:jc w:val="right"/>
              <w:rPr>
                <w:rFonts w:cs="Arial"/>
              </w:rPr>
            </w:pPr>
            <w:r w:rsidRPr="001C2CFB">
              <w:rPr>
                <w:rFonts w:cs="Arial"/>
              </w:rPr>
              <w:t>0%</w:t>
            </w:r>
          </w:p>
        </w:tc>
        <w:tc>
          <w:tcPr>
            <w:tcW w:w="2430" w:type="dxa"/>
            <w:vAlign w:val="center"/>
          </w:tcPr>
          <w:p w14:paraId="43648E39" w14:textId="77777777" w:rsidR="00ED3D73" w:rsidRPr="001C2CFB" w:rsidRDefault="00ED3D73" w:rsidP="00AF2ABB">
            <w:pPr>
              <w:jc w:val="right"/>
              <w:rPr>
                <w:rFonts w:cs="Arial"/>
              </w:rPr>
            </w:pPr>
            <w:r w:rsidRPr="001C2CFB">
              <w:rPr>
                <w:rFonts w:cs="Arial"/>
              </w:rPr>
              <w:t>0%</w:t>
            </w:r>
          </w:p>
        </w:tc>
        <w:tc>
          <w:tcPr>
            <w:tcW w:w="2430" w:type="dxa"/>
            <w:vAlign w:val="center"/>
          </w:tcPr>
          <w:p w14:paraId="03B0FB60" w14:textId="77777777" w:rsidR="00ED3D73" w:rsidRPr="001C2CFB" w:rsidRDefault="00ED3D73" w:rsidP="00AF2ABB">
            <w:pPr>
              <w:jc w:val="right"/>
              <w:rPr>
                <w:rFonts w:cs="Arial"/>
              </w:rPr>
            </w:pPr>
            <w:r w:rsidRPr="001C2CFB">
              <w:rPr>
                <w:rFonts w:cs="Arial"/>
              </w:rPr>
              <w:t>14.1%</w:t>
            </w:r>
          </w:p>
        </w:tc>
      </w:tr>
      <w:tr w:rsidR="00ED3D73" w:rsidRPr="001C2CFB" w14:paraId="584D819E" w14:textId="77777777" w:rsidTr="00AF2ABB">
        <w:tc>
          <w:tcPr>
            <w:tcW w:w="1620" w:type="dxa"/>
            <w:vAlign w:val="center"/>
          </w:tcPr>
          <w:p w14:paraId="4C3D2D98" w14:textId="77777777" w:rsidR="00ED3D73" w:rsidRPr="001C2CFB" w:rsidRDefault="00ED3D73" w:rsidP="00AF2ABB">
            <w:pPr>
              <w:jc w:val="center"/>
              <w:rPr>
                <w:rFonts w:cs="Arial"/>
              </w:rPr>
            </w:pPr>
            <w:r w:rsidRPr="001C2CFB">
              <w:rPr>
                <w:rFonts w:cs="Arial"/>
              </w:rPr>
              <w:t>20</w:t>
            </w:r>
          </w:p>
        </w:tc>
        <w:tc>
          <w:tcPr>
            <w:tcW w:w="2250" w:type="dxa"/>
            <w:vAlign w:val="center"/>
          </w:tcPr>
          <w:p w14:paraId="620AF290" w14:textId="77777777" w:rsidR="00ED3D73" w:rsidRPr="001C2CFB" w:rsidRDefault="00ED3D73" w:rsidP="00AF2ABB">
            <w:pPr>
              <w:jc w:val="right"/>
              <w:rPr>
                <w:rFonts w:cs="Arial"/>
              </w:rPr>
            </w:pPr>
            <w:r w:rsidRPr="001C2CFB">
              <w:rPr>
                <w:rFonts w:cs="Arial"/>
              </w:rPr>
              <w:t>0%</w:t>
            </w:r>
          </w:p>
        </w:tc>
        <w:tc>
          <w:tcPr>
            <w:tcW w:w="2430" w:type="dxa"/>
            <w:vAlign w:val="center"/>
          </w:tcPr>
          <w:p w14:paraId="5908700D" w14:textId="77777777" w:rsidR="00ED3D73" w:rsidRPr="001C2CFB" w:rsidRDefault="00ED3D73" w:rsidP="00AF2ABB">
            <w:pPr>
              <w:jc w:val="right"/>
              <w:rPr>
                <w:rFonts w:cs="Arial"/>
              </w:rPr>
            </w:pPr>
            <w:r w:rsidRPr="001C2CFB">
              <w:rPr>
                <w:rFonts w:cs="Arial"/>
              </w:rPr>
              <w:t>0%</w:t>
            </w:r>
          </w:p>
        </w:tc>
        <w:tc>
          <w:tcPr>
            <w:tcW w:w="2430" w:type="dxa"/>
            <w:vAlign w:val="center"/>
          </w:tcPr>
          <w:p w14:paraId="33BF9896" w14:textId="77777777" w:rsidR="00ED3D73" w:rsidRPr="001C2CFB" w:rsidRDefault="00ED3D73" w:rsidP="00AF2ABB">
            <w:pPr>
              <w:jc w:val="right"/>
              <w:rPr>
                <w:rFonts w:cs="Arial"/>
              </w:rPr>
            </w:pPr>
            <w:r w:rsidRPr="001C2CFB">
              <w:rPr>
                <w:rFonts w:cs="Arial"/>
              </w:rPr>
              <w:t>6.4%</w:t>
            </w:r>
          </w:p>
        </w:tc>
      </w:tr>
      <w:tr w:rsidR="00ED3D73" w:rsidRPr="001C2CFB" w14:paraId="15DBEC14" w14:textId="77777777" w:rsidTr="00AF2ABB">
        <w:tc>
          <w:tcPr>
            <w:tcW w:w="1620" w:type="dxa"/>
            <w:vAlign w:val="center"/>
          </w:tcPr>
          <w:p w14:paraId="30725D0C" w14:textId="77777777" w:rsidR="00ED3D73" w:rsidRPr="001C2CFB" w:rsidRDefault="00ED3D73" w:rsidP="00AF2ABB">
            <w:pPr>
              <w:jc w:val="center"/>
              <w:rPr>
                <w:rFonts w:cs="Arial"/>
              </w:rPr>
            </w:pPr>
            <w:r w:rsidRPr="001C2CFB">
              <w:rPr>
                <w:rFonts w:cs="Arial"/>
              </w:rPr>
              <w:t>21</w:t>
            </w:r>
          </w:p>
        </w:tc>
        <w:tc>
          <w:tcPr>
            <w:tcW w:w="2250" w:type="dxa"/>
            <w:vAlign w:val="center"/>
          </w:tcPr>
          <w:p w14:paraId="2E685640" w14:textId="77777777" w:rsidR="00ED3D73" w:rsidRPr="001C2CFB" w:rsidRDefault="00ED3D73" w:rsidP="00AF2ABB">
            <w:pPr>
              <w:jc w:val="right"/>
              <w:rPr>
                <w:rFonts w:cs="Arial"/>
              </w:rPr>
            </w:pPr>
            <w:r w:rsidRPr="001C2CFB">
              <w:rPr>
                <w:rFonts w:cs="Arial"/>
              </w:rPr>
              <w:t>11.8%</w:t>
            </w:r>
          </w:p>
        </w:tc>
        <w:tc>
          <w:tcPr>
            <w:tcW w:w="2430" w:type="dxa"/>
            <w:vAlign w:val="center"/>
          </w:tcPr>
          <w:p w14:paraId="73C19443" w14:textId="77777777" w:rsidR="00ED3D73" w:rsidRPr="001C2CFB" w:rsidRDefault="00ED3D73" w:rsidP="00AF2ABB">
            <w:pPr>
              <w:jc w:val="right"/>
              <w:rPr>
                <w:rFonts w:cs="Arial"/>
              </w:rPr>
            </w:pPr>
            <w:r w:rsidRPr="001C2CFB">
              <w:rPr>
                <w:rFonts w:cs="Arial"/>
              </w:rPr>
              <w:t>78.9%</w:t>
            </w:r>
          </w:p>
        </w:tc>
        <w:tc>
          <w:tcPr>
            <w:tcW w:w="2430" w:type="dxa"/>
            <w:vAlign w:val="center"/>
          </w:tcPr>
          <w:p w14:paraId="6461C553" w14:textId="77777777" w:rsidR="00ED3D73" w:rsidRPr="001C2CFB" w:rsidRDefault="00ED3D73" w:rsidP="00AF2ABB">
            <w:pPr>
              <w:jc w:val="right"/>
              <w:rPr>
                <w:rFonts w:cs="Arial"/>
              </w:rPr>
            </w:pPr>
            <w:r w:rsidRPr="001C2CFB">
              <w:rPr>
                <w:rFonts w:cs="Arial"/>
              </w:rPr>
              <w:t>100%</w:t>
            </w:r>
          </w:p>
        </w:tc>
      </w:tr>
      <w:tr w:rsidR="00ED3D73" w:rsidRPr="001C2CFB" w14:paraId="606FD0D2" w14:textId="77777777" w:rsidTr="00AF2ABB">
        <w:tc>
          <w:tcPr>
            <w:tcW w:w="1620" w:type="dxa"/>
            <w:vAlign w:val="center"/>
          </w:tcPr>
          <w:p w14:paraId="30FC7676" w14:textId="77777777" w:rsidR="00ED3D73" w:rsidRPr="001C2CFB" w:rsidRDefault="00ED3D73" w:rsidP="00AF2ABB">
            <w:pPr>
              <w:jc w:val="center"/>
              <w:rPr>
                <w:rFonts w:cs="Arial"/>
              </w:rPr>
            </w:pPr>
            <w:r w:rsidRPr="001C2CFB">
              <w:rPr>
                <w:rFonts w:cs="Arial"/>
              </w:rPr>
              <w:t>22</w:t>
            </w:r>
          </w:p>
        </w:tc>
        <w:tc>
          <w:tcPr>
            <w:tcW w:w="2250" w:type="dxa"/>
            <w:vAlign w:val="center"/>
          </w:tcPr>
          <w:p w14:paraId="60595360" w14:textId="77777777" w:rsidR="00ED3D73" w:rsidRPr="001C2CFB" w:rsidRDefault="00ED3D73" w:rsidP="00AF2ABB">
            <w:pPr>
              <w:jc w:val="right"/>
              <w:rPr>
                <w:rFonts w:cs="Arial"/>
              </w:rPr>
            </w:pPr>
            <w:r w:rsidRPr="001C2CFB">
              <w:rPr>
                <w:rFonts w:cs="Arial"/>
              </w:rPr>
              <w:t>0.5%</w:t>
            </w:r>
          </w:p>
        </w:tc>
        <w:tc>
          <w:tcPr>
            <w:tcW w:w="2430" w:type="dxa"/>
            <w:vAlign w:val="center"/>
          </w:tcPr>
          <w:p w14:paraId="5DE060CA" w14:textId="77777777" w:rsidR="00ED3D73" w:rsidRPr="001C2CFB" w:rsidRDefault="00ED3D73" w:rsidP="00AF2ABB">
            <w:pPr>
              <w:jc w:val="right"/>
              <w:rPr>
                <w:rFonts w:cs="Arial"/>
              </w:rPr>
            </w:pPr>
            <w:r w:rsidRPr="001C2CFB">
              <w:rPr>
                <w:rFonts w:cs="Arial"/>
              </w:rPr>
              <w:t>38.5%</w:t>
            </w:r>
          </w:p>
        </w:tc>
        <w:tc>
          <w:tcPr>
            <w:tcW w:w="2430" w:type="dxa"/>
            <w:vAlign w:val="center"/>
          </w:tcPr>
          <w:p w14:paraId="03EE1A33" w14:textId="77777777" w:rsidR="00ED3D73" w:rsidRPr="001C2CFB" w:rsidRDefault="00ED3D73" w:rsidP="00AF2ABB">
            <w:pPr>
              <w:jc w:val="right"/>
              <w:rPr>
                <w:rFonts w:cs="Arial"/>
              </w:rPr>
            </w:pPr>
            <w:r w:rsidRPr="001C2CFB">
              <w:rPr>
                <w:rFonts w:cs="Arial"/>
              </w:rPr>
              <w:t>99.9%</w:t>
            </w:r>
          </w:p>
        </w:tc>
      </w:tr>
      <w:tr w:rsidR="00ED3D73" w:rsidRPr="001C2CFB" w14:paraId="073A7C6C" w14:textId="77777777" w:rsidTr="00AF2ABB">
        <w:tc>
          <w:tcPr>
            <w:tcW w:w="1620" w:type="dxa"/>
            <w:vAlign w:val="center"/>
          </w:tcPr>
          <w:p w14:paraId="3CAAEE44" w14:textId="77777777" w:rsidR="00ED3D73" w:rsidRPr="001C2CFB" w:rsidRDefault="00ED3D73" w:rsidP="00AF2ABB">
            <w:pPr>
              <w:jc w:val="center"/>
              <w:rPr>
                <w:rFonts w:cs="Arial"/>
              </w:rPr>
            </w:pPr>
            <w:r w:rsidRPr="001C2CFB">
              <w:rPr>
                <w:rFonts w:cs="Arial"/>
              </w:rPr>
              <w:t>23</w:t>
            </w:r>
          </w:p>
        </w:tc>
        <w:tc>
          <w:tcPr>
            <w:tcW w:w="2250" w:type="dxa"/>
            <w:vAlign w:val="center"/>
          </w:tcPr>
          <w:p w14:paraId="048388B7" w14:textId="77777777" w:rsidR="00ED3D73" w:rsidRPr="001C2CFB" w:rsidRDefault="00ED3D73" w:rsidP="00AF2ABB">
            <w:pPr>
              <w:jc w:val="right"/>
              <w:rPr>
                <w:rFonts w:cs="Arial"/>
              </w:rPr>
            </w:pPr>
            <w:r w:rsidRPr="001C2CFB">
              <w:rPr>
                <w:rFonts w:cs="Arial"/>
              </w:rPr>
              <w:t>0%</w:t>
            </w:r>
          </w:p>
        </w:tc>
        <w:tc>
          <w:tcPr>
            <w:tcW w:w="2430" w:type="dxa"/>
            <w:vAlign w:val="center"/>
          </w:tcPr>
          <w:p w14:paraId="45207812" w14:textId="77777777" w:rsidR="00ED3D73" w:rsidRPr="001C2CFB" w:rsidRDefault="00ED3D73" w:rsidP="00AF2ABB">
            <w:pPr>
              <w:jc w:val="right"/>
              <w:rPr>
                <w:rFonts w:cs="Arial"/>
              </w:rPr>
            </w:pPr>
            <w:r w:rsidRPr="001C2CFB">
              <w:rPr>
                <w:rFonts w:cs="Arial"/>
              </w:rPr>
              <w:t>25.7%</w:t>
            </w:r>
          </w:p>
        </w:tc>
        <w:tc>
          <w:tcPr>
            <w:tcW w:w="2430" w:type="dxa"/>
            <w:vAlign w:val="center"/>
          </w:tcPr>
          <w:p w14:paraId="09AB2F19" w14:textId="77777777" w:rsidR="00ED3D73" w:rsidRPr="001C2CFB" w:rsidRDefault="00ED3D73" w:rsidP="00AF2ABB">
            <w:pPr>
              <w:jc w:val="right"/>
              <w:rPr>
                <w:rFonts w:cs="Arial"/>
              </w:rPr>
            </w:pPr>
            <w:r w:rsidRPr="001C2CFB">
              <w:rPr>
                <w:rFonts w:cs="Arial"/>
              </w:rPr>
              <w:t>99.7%</w:t>
            </w:r>
          </w:p>
        </w:tc>
      </w:tr>
      <w:tr w:rsidR="00ED3D73" w:rsidRPr="001C2CFB" w14:paraId="1E14BBCF" w14:textId="77777777" w:rsidTr="00AF2ABB">
        <w:tc>
          <w:tcPr>
            <w:tcW w:w="1620" w:type="dxa"/>
            <w:vAlign w:val="center"/>
          </w:tcPr>
          <w:p w14:paraId="69C3E066" w14:textId="77777777" w:rsidR="00ED3D73" w:rsidRPr="001C2CFB" w:rsidRDefault="00ED3D73" w:rsidP="00AF2ABB">
            <w:pPr>
              <w:jc w:val="center"/>
              <w:rPr>
                <w:rFonts w:cs="Arial"/>
              </w:rPr>
            </w:pPr>
            <w:r w:rsidRPr="001C2CFB">
              <w:rPr>
                <w:rFonts w:cs="Arial"/>
              </w:rPr>
              <w:t>24</w:t>
            </w:r>
          </w:p>
        </w:tc>
        <w:tc>
          <w:tcPr>
            <w:tcW w:w="2250" w:type="dxa"/>
            <w:vAlign w:val="center"/>
          </w:tcPr>
          <w:p w14:paraId="1A84867E" w14:textId="77777777" w:rsidR="00ED3D73" w:rsidRPr="001C2CFB" w:rsidRDefault="00ED3D73" w:rsidP="00AF2ABB">
            <w:pPr>
              <w:jc w:val="right"/>
              <w:rPr>
                <w:rFonts w:cs="Arial"/>
              </w:rPr>
            </w:pPr>
            <w:r w:rsidRPr="001C2CFB">
              <w:rPr>
                <w:rFonts w:cs="Arial"/>
              </w:rPr>
              <w:t>0%</w:t>
            </w:r>
          </w:p>
        </w:tc>
        <w:tc>
          <w:tcPr>
            <w:tcW w:w="2430" w:type="dxa"/>
            <w:vAlign w:val="center"/>
          </w:tcPr>
          <w:p w14:paraId="692856A7" w14:textId="77777777" w:rsidR="00ED3D73" w:rsidRPr="001C2CFB" w:rsidRDefault="00ED3D73" w:rsidP="00AF2ABB">
            <w:pPr>
              <w:jc w:val="right"/>
              <w:rPr>
                <w:rFonts w:cs="Arial"/>
              </w:rPr>
            </w:pPr>
            <w:r w:rsidRPr="001C2CFB">
              <w:rPr>
                <w:rFonts w:cs="Arial"/>
              </w:rPr>
              <w:t>5.3%</w:t>
            </w:r>
          </w:p>
        </w:tc>
        <w:tc>
          <w:tcPr>
            <w:tcW w:w="2430" w:type="dxa"/>
            <w:vAlign w:val="center"/>
          </w:tcPr>
          <w:p w14:paraId="4B913E6D" w14:textId="77777777" w:rsidR="00ED3D73" w:rsidRPr="001C2CFB" w:rsidRDefault="00ED3D73" w:rsidP="00AF2ABB">
            <w:pPr>
              <w:jc w:val="right"/>
              <w:rPr>
                <w:rFonts w:cs="Arial"/>
              </w:rPr>
            </w:pPr>
            <w:r w:rsidRPr="001C2CFB">
              <w:rPr>
                <w:rFonts w:cs="Arial"/>
              </w:rPr>
              <w:t>99.1%</w:t>
            </w:r>
          </w:p>
        </w:tc>
      </w:tr>
      <w:tr w:rsidR="00ED3D73" w:rsidRPr="001C2CFB" w14:paraId="37DA64BE" w14:textId="77777777" w:rsidTr="00AF2ABB">
        <w:tc>
          <w:tcPr>
            <w:tcW w:w="1620" w:type="dxa"/>
            <w:vAlign w:val="center"/>
          </w:tcPr>
          <w:p w14:paraId="1C75B05E" w14:textId="77777777" w:rsidR="00ED3D73" w:rsidRPr="001C2CFB" w:rsidRDefault="00ED3D73" w:rsidP="00AF2ABB">
            <w:pPr>
              <w:jc w:val="center"/>
              <w:rPr>
                <w:rFonts w:cs="Arial"/>
              </w:rPr>
            </w:pPr>
            <w:r w:rsidRPr="001C2CFB">
              <w:rPr>
                <w:rFonts w:cs="Arial"/>
              </w:rPr>
              <w:t>25</w:t>
            </w:r>
          </w:p>
        </w:tc>
        <w:tc>
          <w:tcPr>
            <w:tcW w:w="2250" w:type="dxa"/>
            <w:vAlign w:val="center"/>
          </w:tcPr>
          <w:p w14:paraId="69FBDA84" w14:textId="77777777" w:rsidR="00ED3D73" w:rsidRPr="001C2CFB" w:rsidRDefault="00ED3D73" w:rsidP="00AF2ABB">
            <w:pPr>
              <w:jc w:val="right"/>
              <w:rPr>
                <w:rFonts w:cs="Arial"/>
              </w:rPr>
            </w:pPr>
            <w:r w:rsidRPr="001C2CFB">
              <w:rPr>
                <w:rFonts w:cs="Arial"/>
              </w:rPr>
              <w:t>0%</w:t>
            </w:r>
          </w:p>
        </w:tc>
        <w:tc>
          <w:tcPr>
            <w:tcW w:w="2430" w:type="dxa"/>
            <w:vAlign w:val="center"/>
          </w:tcPr>
          <w:p w14:paraId="7DFAE805" w14:textId="77777777" w:rsidR="00ED3D73" w:rsidRPr="001C2CFB" w:rsidRDefault="00ED3D73" w:rsidP="00AF2ABB">
            <w:pPr>
              <w:jc w:val="right"/>
              <w:rPr>
                <w:rFonts w:cs="Arial"/>
              </w:rPr>
            </w:pPr>
            <w:r w:rsidRPr="001C2CFB">
              <w:rPr>
                <w:rFonts w:cs="Arial"/>
              </w:rPr>
              <w:t>0.3%</w:t>
            </w:r>
          </w:p>
        </w:tc>
        <w:tc>
          <w:tcPr>
            <w:tcW w:w="2430" w:type="dxa"/>
            <w:vAlign w:val="center"/>
          </w:tcPr>
          <w:p w14:paraId="1DA40181" w14:textId="77777777" w:rsidR="00ED3D73" w:rsidRPr="001C2CFB" w:rsidRDefault="00ED3D73" w:rsidP="00AF2ABB">
            <w:pPr>
              <w:jc w:val="right"/>
              <w:rPr>
                <w:rFonts w:cs="Arial"/>
              </w:rPr>
            </w:pPr>
            <w:r w:rsidRPr="001C2CFB">
              <w:rPr>
                <w:rFonts w:cs="Arial"/>
              </w:rPr>
              <w:t>10.2%</w:t>
            </w:r>
          </w:p>
        </w:tc>
      </w:tr>
      <w:tr w:rsidR="00ED3D73" w:rsidRPr="001C2CFB" w14:paraId="29E7934C" w14:textId="77777777" w:rsidTr="00AF2ABB">
        <w:tc>
          <w:tcPr>
            <w:tcW w:w="1620" w:type="dxa"/>
            <w:vAlign w:val="center"/>
          </w:tcPr>
          <w:p w14:paraId="50578D50" w14:textId="77777777" w:rsidR="00ED3D73" w:rsidRPr="001C2CFB" w:rsidRDefault="00ED3D73" w:rsidP="00AF2ABB">
            <w:pPr>
              <w:jc w:val="center"/>
              <w:rPr>
                <w:rFonts w:cs="Arial"/>
              </w:rPr>
            </w:pPr>
            <w:r w:rsidRPr="001C2CFB">
              <w:rPr>
                <w:rFonts w:cs="Arial"/>
              </w:rPr>
              <w:t>26</w:t>
            </w:r>
          </w:p>
        </w:tc>
        <w:tc>
          <w:tcPr>
            <w:tcW w:w="2250" w:type="dxa"/>
            <w:vAlign w:val="center"/>
          </w:tcPr>
          <w:p w14:paraId="49D50A0F" w14:textId="77777777" w:rsidR="00ED3D73" w:rsidRPr="001C2CFB" w:rsidRDefault="00ED3D73" w:rsidP="00AF2ABB">
            <w:pPr>
              <w:jc w:val="right"/>
              <w:rPr>
                <w:rFonts w:cs="Arial"/>
              </w:rPr>
            </w:pPr>
            <w:r w:rsidRPr="001C2CFB">
              <w:rPr>
                <w:rFonts w:cs="Arial"/>
              </w:rPr>
              <w:t>0%</w:t>
            </w:r>
          </w:p>
        </w:tc>
        <w:tc>
          <w:tcPr>
            <w:tcW w:w="2430" w:type="dxa"/>
            <w:vAlign w:val="center"/>
          </w:tcPr>
          <w:p w14:paraId="0CEFACAE" w14:textId="77777777" w:rsidR="00ED3D73" w:rsidRPr="001C2CFB" w:rsidRDefault="00ED3D73" w:rsidP="00AF2ABB">
            <w:pPr>
              <w:jc w:val="right"/>
              <w:rPr>
                <w:rFonts w:cs="Arial"/>
              </w:rPr>
            </w:pPr>
            <w:r w:rsidRPr="001C2CFB">
              <w:rPr>
                <w:rFonts w:cs="Arial"/>
              </w:rPr>
              <w:t>0%</w:t>
            </w:r>
          </w:p>
        </w:tc>
        <w:tc>
          <w:tcPr>
            <w:tcW w:w="2430" w:type="dxa"/>
            <w:vAlign w:val="center"/>
          </w:tcPr>
          <w:p w14:paraId="61C050C5" w14:textId="77777777" w:rsidR="00ED3D73" w:rsidRPr="001C2CFB" w:rsidRDefault="00ED3D73" w:rsidP="00AF2ABB">
            <w:pPr>
              <w:jc w:val="right"/>
              <w:rPr>
                <w:rFonts w:cs="Arial"/>
              </w:rPr>
            </w:pPr>
            <w:r w:rsidRPr="001C2CFB">
              <w:rPr>
                <w:rFonts w:cs="Arial"/>
              </w:rPr>
              <w:t>0.1%</w:t>
            </w:r>
          </w:p>
        </w:tc>
      </w:tr>
      <w:tr w:rsidR="00ED3D73" w:rsidRPr="001C2CFB" w14:paraId="3675A879" w14:textId="77777777" w:rsidTr="00AF2ABB">
        <w:tc>
          <w:tcPr>
            <w:tcW w:w="1620" w:type="dxa"/>
            <w:vAlign w:val="center"/>
          </w:tcPr>
          <w:p w14:paraId="340A9C82" w14:textId="77777777" w:rsidR="00ED3D73" w:rsidRPr="001C2CFB" w:rsidRDefault="00ED3D73" w:rsidP="00AF2ABB">
            <w:pPr>
              <w:jc w:val="center"/>
              <w:rPr>
                <w:rFonts w:cs="Arial"/>
              </w:rPr>
            </w:pPr>
            <w:r w:rsidRPr="001C2CFB">
              <w:rPr>
                <w:rFonts w:cs="Arial"/>
              </w:rPr>
              <w:t>27</w:t>
            </w:r>
          </w:p>
        </w:tc>
        <w:tc>
          <w:tcPr>
            <w:tcW w:w="2250" w:type="dxa"/>
            <w:vAlign w:val="center"/>
          </w:tcPr>
          <w:p w14:paraId="1622EF29" w14:textId="77777777" w:rsidR="00ED3D73" w:rsidRPr="001C2CFB" w:rsidRDefault="00ED3D73" w:rsidP="00AF2ABB">
            <w:pPr>
              <w:jc w:val="right"/>
              <w:rPr>
                <w:rFonts w:cs="Arial"/>
              </w:rPr>
            </w:pPr>
            <w:r w:rsidRPr="001C2CFB">
              <w:rPr>
                <w:rFonts w:cs="Arial"/>
              </w:rPr>
              <w:t>0%</w:t>
            </w:r>
          </w:p>
        </w:tc>
        <w:tc>
          <w:tcPr>
            <w:tcW w:w="2430" w:type="dxa"/>
            <w:vAlign w:val="center"/>
          </w:tcPr>
          <w:p w14:paraId="553DB9C1" w14:textId="77777777" w:rsidR="00ED3D73" w:rsidRPr="001C2CFB" w:rsidRDefault="00ED3D73" w:rsidP="00AF2ABB">
            <w:pPr>
              <w:jc w:val="right"/>
              <w:rPr>
                <w:rFonts w:cs="Arial"/>
              </w:rPr>
            </w:pPr>
            <w:r w:rsidRPr="001C2CFB">
              <w:rPr>
                <w:rFonts w:cs="Arial"/>
              </w:rPr>
              <w:t>0%</w:t>
            </w:r>
          </w:p>
        </w:tc>
        <w:tc>
          <w:tcPr>
            <w:tcW w:w="2430" w:type="dxa"/>
            <w:vAlign w:val="center"/>
          </w:tcPr>
          <w:p w14:paraId="3C0C145B" w14:textId="77777777" w:rsidR="00ED3D73" w:rsidRPr="001C2CFB" w:rsidRDefault="00ED3D73" w:rsidP="00AF2ABB">
            <w:pPr>
              <w:jc w:val="right"/>
              <w:rPr>
                <w:rFonts w:cs="Arial"/>
              </w:rPr>
            </w:pPr>
            <w:r w:rsidRPr="001C2CFB">
              <w:rPr>
                <w:rFonts w:cs="Arial"/>
              </w:rPr>
              <w:t>0.1%</w:t>
            </w:r>
          </w:p>
        </w:tc>
      </w:tr>
      <w:tr w:rsidR="00ED3D73" w:rsidRPr="001C2CFB" w14:paraId="12233E83" w14:textId="77777777" w:rsidTr="00AF2ABB">
        <w:tc>
          <w:tcPr>
            <w:tcW w:w="1620" w:type="dxa"/>
            <w:vAlign w:val="center"/>
          </w:tcPr>
          <w:p w14:paraId="5ACCF363" w14:textId="77777777" w:rsidR="00ED3D73" w:rsidRPr="001C2CFB" w:rsidRDefault="00ED3D73" w:rsidP="00AF2ABB">
            <w:pPr>
              <w:jc w:val="center"/>
              <w:rPr>
                <w:rFonts w:cs="Arial"/>
              </w:rPr>
            </w:pPr>
            <w:r w:rsidRPr="001C2CFB">
              <w:rPr>
                <w:rFonts w:cs="Arial"/>
              </w:rPr>
              <w:t>28</w:t>
            </w:r>
          </w:p>
        </w:tc>
        <w:tc>
          <w:tcPr>
            <w:tcW w:w="2250" w:type="dxa"/>
            <w:vAlign w:val="center"/>
          </w:tcPr>
          <w:p w14:paraId="03A1F71C" w14:textId="77777777" w:rsidR="00ED3D73" w:rsidRPr="001C2CFB" w:rsidRDefault="00ED3D73" w:rsidP="00AF2ABB">
            <w:pPr>
              <w:jc w:val="right"/>
              <w:rPr>
                <w:rFonts w:cs="Arial"/>
              </w:rPr>
            </w:pPr>
            <w:r w:rsidRPr="001C2CFB">
              <w:rPr>
                <w:rFonts w:cs="Arial"/>
              </w:rPr>
              <w:t>0%</w:t>
            </w:r>
          </w:p>
        </w:tc>
        <w:tc>
          <w:tcPr>
            <w:tcW w:w="2430" w:type="dxa"/>
            <w:vAlign w:val="center"/>
          </w:tcPr>
          <w:p w14:paraId="77918DFD" w14:textId="77777777" w:rsidR="00ED3D73" w:rsidRPr="001C2CFB" w:rsidRDefault="00ED3D73" w:rsidP="00AF2ABB">
            <w:pPr>
              <w:jc w:val="right"/>
              <w:rPr>
                <w:rFonts w:cs="Arial"/>
              </w:rPr>
            </w:pPr>
            <w:r w:rsidRPr="001C2CFB">
              <w:rPr>
                <w:rFonts w:cs="Arial"/>
              </w:rPr>
              <w:t>0%</w:t>
            </w:r>
          </w:p>
        </w:tc>
        <w:tc>
          <w:tcPr>
            <w:tcW w:w="2430" w:type="dxa"/>
            <w:vAlign w:val="center"/>
          </w:tcPr>
          <w:p w14:paraId="2601122E" w14:textId="77777777" w:rsidR="00ED3D73" w:rsidRPr="001C2CFB" w:rsidRDefault="00ED3D73" w:rsidP="00AF2ABB">
            <w:pPr>
              <w:jc w:val="right"/>
              <w:rPr>
                <w:rFonts w:cs="Arial"/>
              </w:rPr>
            </w:pPr>
            <w:r w:rsidRPr="001C2CFB">
              <w:rPr>
                <w:rFonts w:cs="Arial"/>
              </w:rPr>
              <w:t>0%</w:t>
            </w:r>
          </w:p>
        </w:tc>
      </w:tr>
      <w:tr w:rsidR="00ED3D73" w:rsidRPr="001C2CFB" w14:paraId="36E3101E" w14:textId="77777777" w:rsidTr="00AF2ABB">
        <w:tc>
          <w:tcPr>
            <w:tcW w:w="1620" w:type="dxa"/>
            <w:vAlign w:val="center"/>
          </w:tcPr>
          <w:p w14:paraId="6D21EC39" w14:textId="77777777" w:rsidR="00ED3D73" w:rsidRPr="001C2CFB" w:rsidRDefault="00ED3D73" w:rsidP="00AF2ABB">
            <w:pPr>
              <w:jc w:val="center"/>
              <w:rPr>
                <w:rFonts w:cs="Arial"/>
              </w:rPr>
            </w:pPr>
            <w:r w:rsidRPr="001C2CFB">
              <w:rPr>
                <w:rFonts w:cs="Arial"/>
              </w:rPr>
              <w:t>29</w:t>
            </w:r>
          </w:p>
        </w:tc>
        <w:tc>
          <w:tcPr>
            <w:tcW w:w="2250" w:type="dxa"/>
            <w:vAlign w:val="center"/>
          </w:tcPr>
          <w:p w14:paraId="49702F3B" w14:textId="77777777" w:rsidR="00ED3D73" w:rsidRPr="001C2CFB" w:rsidRDefault="00ED3D73" w:rsidP="00AF2ABB">
            <w:pPr>
              <w:jc w:val="right"/>
              <w:rPr>
                <w:rFonts w:cs="Arial"/>
              </w:rPr>
            </w:pPr>
            <w:r w:rsidRPr="001C2CFB">
              <w:rPr>
                <w:rFonts w:cs="Arial"/>
              </w:rPr>
              <w:t>0%</w:t>
            </w:r>
          </w:p>
        </w:tc>
        <w:tc>
          <w:tcPr>
            <w:tcW w:w="2430" w:type="dxa"/>
            <w:vAlign w:val="center"/>
          </w:tcPr>
          <w:p w14:paraId="6FD0D341" w14:textId="77777777" w:rsidR="00ED3D73" w:rsidRPr="001C2CFB" w:rsidRDefault="00ED3D73" w:rsidP="00AF2ABB">
            <w:pPr>
              <w:jc w:val="right"/>
              <w:rPr>
                <w:rFonts w:cs="Arial"/>
              </w:rPr>
            </w:pPr>
            <w:r w:rsidRPr="001C2CFB">
              <w:rPr>
                <w:rFonts w:cs="Arial"/>
              </w:rPr>
              <w:t>4.4%</w:t>
            </w:r>
          </w:p>
        </w:tc>
        <w:tc>
          <w:tcPr>
            <w:tcW w:w="2430" w:type="dxa"/>
            <w:vAlign w:val="center"/>
          </w:tcPr>
          <w:p w14:paraId="3945693D" w14:textId="77777777" w:rsidR="00ED3D73" w:rsidRPr="001C2CFB" w:rsidRDefault="00ED3D73" w:rsidP="00AF2ABB">
            <w:pPr>
              <w:jc w:val="right"/>
              <w:rPr>
                <w:rFonts w:cs="Arial"/>
              </w:rPr>
            </w:pPr>
            <w:r w:rsidRPr="001C2CFB">
              <w:rPr>
                <w:rFonts w:cs="Arial"/>
              </w:rPr>
              <w:t>64.6%</w:t>
            </w:r>
          </w:p>
        </w:tc>
      </w:tr>
      <w:tr w:rsidR="00ED3D73" w:rsidRPr="001C2CFB" w14:paraId="00AD7FA9" w14:textId="77777777" w:rsidTr="00AF2ABB">
        <w:tc>
          <w:tcPr>
            <w:tcW w:w="1620" w:type="dxa"/>
            <w:vAlign w:val="center"/>
          </w:tcPr>
          <w:p w14:paraId="3FEE2943" w14:textId="77777777" w:rsidR="00ED3D73" w:rsidRPr="001C2CFB" w:rsidRDefault="00ED3D73" w:rsidP="00AF2ABB">
            <w:pPr>
              <w:jc w:val="center"/>
              <w:rPr>
                <w:rFonts w:cs="Arial"/>
              </w:rPr>
            </w:pPr>
            <w:r w:rsidRPr="001C2CFB">
              <w:rPr>
                <w:rFonts w:cs="Arial"/>
              </w:rPr>
              <w:t>30</w:t>
            </w:r>
          </w:p>
        </w:tc>
        <w:tc>
          <w:tcPr>
            <w:tcW w:w="2250" w:type="dxa"/>
            <w:vAlign w:val="center"/>
          </w:tcPr>
          <w:p w14:paraId="2EB1CB6E" w14:textId="77777777" w:rsidR="00ED3D73" w:rsidRPr="001C2CFB" w:rsidRDefault="00ED3D73" w:rsidP="00AF2ABB">
            <w:pPr>
              <w:jc w:val="right"/>
              <w:rPr>
                <w:rFonts w:cs="Arial"/>
              </w:rPr>
            </w:pPr>
            <w:r w:rsidRPr="001C2CFB">
              <w:rPr>
                <w:rFonts w:cs="Arial"/>
              </w:rPr>
              <w:t>0%</w:t>
            </w:r>
          </w:p>
        </w:tc>
        <w:tc>
          <w:tcPr>
            <w:tcW w:w="2430" w:type="dxa"/>
            <w:vAlign w:val="center"/>
          </w:tcPr>
          <w:p w14:paraId="75D5F780" w14:textId="77777777" w:rsidR="00ED3D73" w:rsidRPr="001C2CFB" w:rsidRDefault="00ED3D73" w:rsidP="00AF2ABB">
            <w:pPr>
              <w:jc w:val="right"/>
              <w:rPr>
                <w:rFonts w:cs="Arial"/>
              </w:rPr>
            </w:pPr>
            <w:r w:rsidRPr="001C2CFB">
              <w:rPr>
                <w:rFonts w:cs="Arial"/>
              </w:rPr>
              <w:t>0%</w:t>
            </w:r>
          </w:p>
        </w:tc>
        <w:tc>
          <w:tcPr>
            <w:tcW w:w="2430" w:type="dxa"/>
            <w:vAlign w:val="center"/>
          </w:tcPr>
          <w:p w14:paraId="2C84E0B6" w14:textId="77777777" w:rsidR="00ED3D73" w:rsidRPr="001C2CFB" w:rsidRDefault="00ED3D73" w:rsidP="00AF2ABB">
            <w:pPr>
              <w:jc w:val="right"/>
              <w:rPr>
                <w:rFonts w:cs="Arial"/>
              </w:rPr>
            </w:pPr>
            <w:r w:rsidRPr="001C2CFB">
              <w:rPr>
                <w:rFonts w:cs="Arial"/>
              </w:rPr>
              <w:t>21.2%</w:t>
            </w:r>
          </w:p>
        </w:tc>
      </w:tr>
      <w:tr w:rsidR="00ED3D73" w:rsidRPr="001C2CFB" w14:paraId="131A395A" w14:textId="77777777" w:rsidTr="00AF2ABB">
        <w:tc>
          <w:tcPr>
            <w:tcW w:w="1620" w:type="dxa"/>
            <w:vAlign w:val="center"/>
          </w:tcPr>
          <w:p w14:paraId="1B072C32" w14:textId="77777777" w:rsidR="00ED3D73" w:rsidRPr="001C2CFB" w:rsidRDefault="00ED3D73" w:rsidP="00AF2ABB">
            <w:pPr>
              <w:jc w:val="center"/>
              <w:rPr>
                <w:rFonts w:cs="Arial"/>
              </w:rPr>
            </w:pPr>
            <w:r w:rsidRPr="001C2CFB">
              <w:rPr>
                <w:rFonts w:cs="Arial"/>
              </w:rPr>
              <w:t>31</w:t>
            </w:r>
          </w:p>
        </w:tc>
        <w:tc>
          <w:tcPr>
            <w:tcW w:w="2250" w:type="dxa"/>
            <w:vAlign w:val="center"/>
          </w:tcPr>
          <w:p w14:paraId="7D373DAC" w14:textId="77777777" w:rsidR="00ED3D73" w:rsidRPr="001C2CFB" w:rsidRDefault="00ED3D73" w:rsidP="00AF2ABB">
            <w:pPr>
              <w:jc w:val="right"/>
              <w:rPr>
                <w:rFonts w:cs="Arial"/>
              </w:rPr>
            </w:pPr>
            <w:r w:rsidRPr="001C2CFB">
              <w:rPr>
                <w:rFonts w:cs="Arial"/>
              </w:rPr>
              <w:t>0%</w:t>
            </w:r>
          </w:p>
        </w:tc>
        <w:tc>
          <w:tcPr>
            <w:tcW w:w="2430" w:type="dxa"/>
            <w:vAlign w:val="center"/>
          </w:tcPr>
          <w:p w14:paraId="4B45EE13" w14:textId="77777777" w:rsidR="00ED3D73" w:rsidRPr="001C2CFB" w:rsidRDefault="00ED3D73" w:rsidP="00AF2ABB">
            <w:pPr>
              <w:jc w:val="right"/>
              <w:rPr>
                <w:rFonts w:cs="Arial"/>
              </w:rPr>
            </w:pPr>
            <w:r w:rsidRPr="001C2CFB">
              <w:rPr>
                <w:rFonts w:cs="Arial"/>
              </w:rPr>
              <w:t>0%</w:t>
            </w:r>
          </w:p>
        </w:tc>
        <w:tc>
          <w:tcPr>
            <w:tcW w:w="2430" w:type="dxa"/>
            <w:vAlign w:val="center"/>
          </w:tcPr>
          <w:p w14:paraId="54CB376D" w14:textId="77777777" w:rsidR="00ED3D73" w:rsidRPr="001C2CFB" w:rsidRDefault="00ED3D73" w:rsidP="00AF2ABB">
            <w:pPr>
              <w:jc w:val="right"/>
              <w:rPr>
                <w:rFonts w:cs="Arial"/>
              </w:rPr>
            </w:pPr>
            <w:r w:rsidRPr="001C2CFB">
              <w:rPr>
                <w:rFonts w:cs="Arial"/>
              </w:rPr>
              <w:t>13.9%</w:t>
            </w:r>
          </w:p>
        </w:tc>
      </w:tr>
      <w:tr w:rsidR="00ED3D73" w:rsidRPr="001C2CFB" w14:paraId="535D8139" w14:textId="77777777" w:rsidTr="00AF2ABB">
        <w:tc>
          <w:tcPr>
            <w:tcW w:w="1620" w:type="dxa"/>
            <w:tcBorders>
              <w:bottom w:val="single" w:sz="8" w:space="0" w:color="auto"/>
            </w:tcBorders>
            <w:vAlign w:val="center"/>
          </w:tcPr>
          <w:p w14:paraId="7016E29F" w14:textId="77777777" w:rsidR="00ED3D73" w:rsidRPr="001C2CFB" w:rsidRDefault="00ED3D73" w:rsidP="00AF2ABB">
            <w:pPr>
              <w:jc w:val="center"/>
              <w:rPr>
                <w:rFonts w:cs="Arial"/>
              </w:rPr>
            </w:pPr>
            <w:r w:rsidRPr="001C2CFB">
              <w:rPr>
                <w:rFonts w:cs="Arial"/>
              </w:rPr>
              <w:t>32</w:t>
            </w:r>
          </w:p>
        </w:tc>
        <w:tc>
          <w:tcPr>
            <w:tcW w:w="2250" w:type="dxa"/>
            <w:tcBorders>
              <w:bottom w:val="single" w:sz="8" w:space="0" w:color="auto"/>
            </w:tcBorders>
            <w:vAlign w:val="center"/>
          </w:tcPr>
          <w:p w14:paraId="3900DF0E" w14:textId="77777777" w:rsidR="00ED3D73" w:rsidRPr="001C2CFB" w:rsidRDefault="00ED3D73" w:rsidP="00AF2ABB">
            <w:pPr>
              <w:jc w:val="right"/>
              <w:rPr>
                <w:rFonts w:cs="Arial"/>
              </w:rPr>
            </w:pPr>
            <w:r w:rsidRPr="001C2CFB">
              <w:rPr>
                <w:rFonts w:cs="Arial"/>
              </w:rPr>
              <w:t>0%</w:t>
            </w:r>
          </w:p>
        </w:tc>
        <w:tc>
          <w:tcPr>
            <w:tcW w:w="2430" w:type="dxa"/>
            <w:tcBorders>
              <w:bottom w:val="single" w:sz="8" w:space="0" w:color="auto"/>
            </w:tcBorders>
            <w:vAlign w:val="center"/>
          </w:tcPr>
          <w:p w14:paraId="7179E823" w14:textId="77777777" w:rsidR="00ED3D73" w:rsidRPr="001C2CFB" w:rsidRDefault="00ED3D73" w:rsidP="00AF2ABB">
            <w:pPr>
              <w:jc w:val="right"/>
              <w:rPr>
                <w:rFonts w:cs="Arial"/>
              </w:rPr>
            </w:pPr>
            <w:r w:rsidRPr="001C2CFB">
              <w:rPr>
                <w:rFonts w:cs="Arial"/>
              </w:rPr>
              <w:t>0%</w:t>
            </w:r>
          </w:p>
        </w:tc>
        <w:tc>
          <w:tcPr>
            <w:tcW w:w="2430" w:type="dxa"/>
            <w:tcBorders>
              <w:bottom w:val="single" w:sz="8" w:space="0" w:color="auto"/>
            </w:tcBorders>
            <w:vAlign w:val="center"/>
          </w:tcPr>
          <w:p w14:paraId="6CCB6E90" w14:textId="77777777" w:rsidR="00ED3D73" w:rsidRPr="001C2CFB" w:rsidRDefault="00ED3D73" w:rsidP="00AF2ABB">
            <w:pPr>
              <w:jc w:val="right"/>
              <w:rPr>
                <w:rFonts w:cs="Arial"/>
              </w:rPr>
            </w:pPr>
            <w:r w:rsidRPr="001C2CFB">
              <w:rPr>
                <w:rFonts w:cs="Arial"/>
              </w:rPr>
              <w:t>5.3%</w:t>
            </w:r>
          </w:p>
        </w:tc>
      </w:tr>
    </w:tbl>
    <w:p w14:paraId="266EFC0B" w14:textId="77777777" w:rsidR="00ED3D73" w:rsidRPr="00ED3D73" w:rsidRDefault="00ED3D73" w:rsidP="00ED3D73"/>
    <w:p w14:paraId="0FE7D54C" w14:textId="77777777" w:rsidR="001A76E7" w:rsidRDefault="001A76E7" w:rsidP="00F53F0F">
      <w:pPr>
        <w:pStyle w:val="001CHAPTERNUMBER"/>
      </w:pPr>
    </w:p>
    <w:p w14:paraId="178A29C5" w14:textId="77777777" w:rsidR="001A76E7" w:rsidRDefault="001A76E7" w:rsidP="00F53F0F">
      <w:pPr>
        <w:pStyle w:val="001CHAPTERNUMBER"/>
      </w:pPr>
    </w:p>
    <w:p w14:paraId="513596AF" w14:textId="77777777" w:rsidR="001A76E7" w:rsidRDefault="001A76E7" w:rsidP="00F53F0F">
      <w:pPr>
        <w:pStyle w:val="001CHAPTERNUMBER"/>
      </w:pPr>
    </w:p>
    <w:p w14:paraId="030554C5" w14:textId="77777777" w:rsidR="001A76E7" w:rsidRDefault="001A76E7" w:rsidP="00F53F0F">
      <w:pPr>
        <w:pStyle w:val="001CHAPTERNUMBER"/>
      </w:pPr>
    </w:p>
    <w:p w14:paraId="3630F624" w14:textId="77777777" w:rsidR="001A76E7" w:rsidRDefault="001A76E7" w:rsidP="00F53F0F">
      <w:pPr>
        <w:pStyle w:val="001CHAPTERNUMBER"/>
      </w:pPr>
    </w:p>
    <w:p w14:paraId="5EC0DB52" w14:textId="77777777" w:rsidR="001A76E7" w:rsidRDefault="001A76E7" w:rsidP="00F53F0F">
      <w:pPr>
        <w:pStyle w:val="001CHAPTERNUMBER"/>
      </w:pPr>
    </w:p>
    <w:p w14:paraId="5F17282B" w14:textId="77777777" w:rsidR="001A76E7" w:rsidRDefault="001A76E7" w:rsidP="00F53F0F">
      <w:pPr>
        <w:pStyle w:val="001CHAPTERNUMBER"/>
      </w:pPr>
    </w:p>
    <w:p w14:paraId="6C997241" w14:textId="77777777" w:rsidR="001A76E7" w:rsidRDefault="001A76E7" w:rsidP="00F53F0F">
      <w:pPr>
        <w:pStyle w:val="001CHAPTERNUMBER"/>
      </w:pPr>
    </w:p>
    <w:p w14:paraId="6C94A084" w14:textId="77777777" w:rsidR="001A76E7" w:rsidRDefault="001A76E7" w:rsidP="00F53F0F">
      <w:pPr>
        <w:pStyle w:val="001CHAPTERNUMBER"/>
      </w:pPr>
    </w:p>
    <w:p w14:paraId="2E747898" w14:textId="77777777" w:rsidR="001A76E7" w:rsidRDefault="001A76E7" w:rsidP="001A76E7">
      <w:pPr>
        <w:pStyle w:val="002CHAPTERTITLE"/>
      </w:pPr>
    </w:p>
    <w:p w14:paraId="3AFA13C6" w14:textId="77777777" w:rsidR="001A76E7" w:rsidRDefault="001A76E7" w:rsidP="001A76E7"/>
    <w:p w14:paraId="64337951" w14:textId="77777777" w:rsidR="001A76E7" w:rsidRDefault="001A76E7" w:rsidP="001A76E7"/>
    <w:p w14:paraId="1CAE89EC" w14:textId="77777777" w:rsidR="001A76E7" w:rsidRDefault="001A76E7" w:rsidP="001A76E7"/>
    <w:p w14:paraId="34F20AC8" w14:textId="77777777" w:rsidR="001A76E7" w:rsidRDefault="001A76E7" w:rsidP="001A76E7"/>
    <w:p w14:paraId="0DA5050E" w14:textId="77777777" w:rsidR="001A76E7" w:rsidRDefault="001A76E7" w:rsidP="001A76E7"/>
    <w:p w14:paraId="68122EB9" w14:textId="77777777" w:rsidR="001A76E7" w:rsidRDefault="001A76E7" w:rsidP="001A76E7"/>
    <w:p w14:paraId="774C6FD1" w14:textId="77777777" w:rsidR="001A76E7" w:rsidRDefault="001A76E7" w:rsidP="001A76E7"/>
    <w:p w14:paraId="75231934" w14:textId="77777777" w:rsidR="001A76E7" w:rsidRDefault="001A76E7" w:rsidP="001A76E7"/>
    <w:p w14:paraId="0DAD4DF5" w14:textId="77777777" w:rsidR="001A76E7" w:rsidRDefault="001A76E7" w:rsidP="001A76E7"/>
    <w:p w14:paraId="76C4344E" w14:textId="77777777" w:rsidR="001A76E7" w:rsidRDefault="001A76E7" w:rsidP="001A76E7"/>
    <w:p w14:paraId="02F52BF5" w14:textId="77777777" w:rsidR="001A76E7" w:rsidRDefault="001A76E7" w:rsidP="001A76E7"/>
    <w:p w14:paraId="38A53586" w14:textId="77777777" w:rsidR="001A76E7" w:rsidRDefault="001A76E7" w:rsidP="001A76E7"/>
    <w:p w14:paraId="5659D1F4" w14:textId="77777777" w:rsidR="001A76E7" w:rsidRDefault="001A76E7" w:rsidP="001A76E7"/>
    <w:p w14:paraId="5D5E92D2" w14:textId="77777777" w:rsidR="001A76E7" w:rsidRDefault="001A76E7" w:rsidP="001A76E7"/>
    <w:p w14:paraId="1CCCB663" w14:textId="77777777" w:rsidR="001A76E7" w:rsidRDefault="001A76E7" w:rsidP="001A76E7"/>
    <w:p w14:paraId="16DA85B4" w14:textId="77777777" w:rsidR="001A76E7" w:rsidRDefault="001A76E7" w:rsidP="001A76E7"/>
    <w:p w14:paraId="5F38E46B" w14:textId="77777777" w:rsidR="001A76E7" w:rsidRDefault="001A76E7" w:rsidP="001A76E7"/>
    <w:p w14:paraId="21E5CB1D" w14:textId="77777777" w:rsidR="001A76E7" w:rsidRDefault="001A76E7" w:rsidP="001A76E7"/>
    <w:p w14:paraId="346B6012" w14:textId="77777777" w:rsidR="001A76E7" w:rsidRDefault="001A76E7" w:rsidP="001A76E7"/>
    <w:p w14:paraId="48EC029F" w14:textId="77777777" w:rsidR="001A76E7" w:rsidRDefault="001A76E7" w:rsidP="001A76E7"/>
    <w:p w14:paraId="67A13CF5" w14:textId="77777777" w:rsidR="001A76E7" w:rsidRDefault="001A76E7" w:rsidP="001A76E7"/>
    <w:p w14:paraId="063E306F" w14:textId="77777777" w:rsidR="001A76E7" w:rsidRDefault="001A76E7" w:rsidP="001A76E7"/>
    <w:p w14:paraId="6DDDB05A" w14:textId="77777777" w:rsidR="001A76E7" w:rsidRDefault="001A76E7" w:rsidP="001A76E7"/>
    <w:p w14:paraId="1DF0DF6D" w14:textId="77777777" w:rsidR="001A76E7" w:rsidRDefault="001A76E7" w:rsidP="001A76E7"/>
    <w:p w14:paraId="00B60CE6" w14:textId="77777777" w:rsidR="001A76E7" w:rsidRDefault="001A76E7" w:rsidP="001A76E7"/>
    <w:p w14:paraId="65D10A67" w14:textId="77777777" w:rsidR="001A76E7" w:rsidRDefault="001A76E7" w:rsidP="001A76E7"/>
    <w:p w14:paraId="68677314" w14:textId="77777777" w:rsidR="001A76E7" w:rsidRDefault="001A76E7" w:rsidP="001A76E7"/>
    <w:p w14:paraId="732E3AB0" w14:textId="77777777" w:rsidR="001A76E7" w:rsidRDefault="001A76E7" w:rsidP="001A76E7"/>
    <w:p w14:paraId="2744BAD3" w14:textId="77777777" w:rsidR="001A76E7" w:rsidRDefault="001A76E7" w:rsidP="001A76E7"/>
    <w:p w14:paraId="685D239D" w14:textId="77777777" w:rsidR="001A76E7" w:rsidRDefault="001A76E7" w:rsidP="001A76E7"/>
    <w:p w14:paraId="308E07AD" w14:textId="77777777" w:rsidR="001A76E7" w:rsidRDefault="001A76E7" w:rsidP="001A76E7"/>
    <w:p w14:paraId="69E2E60D" w14:textId="77777777" w:rsidR="001A76E7" w:rsidRDefault="001A76E7" w:rsidP="001A76E7"/>
    <w:p w14:paraId="6711C631" w14:textId="77777777" w:rsidR="001A76E7" w:rsidRDefault="001A76E7" w:rsidP="001A76E7"/>
    <w:p w14:paraId="77964B72" w14:textId="77777777" w:rsidR="00A1734A" w:rsidRDefault="001A76E7" w:rsidP="00A1734A">
      <w:r>
        <w:rPr>
          <w:rFonts w:cs="Arial"/>
          <w:noProof/>
        </w:rPr>
        <w:lastRenderedPageBreak/>
        <w:drawing>
          <wp:inline distT="0" distB="0" distL="0" distR="0" wp14:anchorId="7DDA189B" wp14:editId="3C125E24">
            <wp:extent cx="5943600" cy="5943600"/>
            <wp:effectExtent l="0" t="0" r="0" b="0"/>
            <wp:docPr id="620966594"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66594" name="Picture 1" descr="A graph of a number of numb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D86271" w14:textId="77777777" w:rsidR="00A1734A" w:rsidRDefault="00A1734A" w:rsidP="00A1734A"/>
    <w:p w14:paraId="0EF38E3B" w14:textId="77777777" w:rsidR="001A76E7" w:rsidRDefault="001A76E7" w:rsidP="00A1734A">
      <w:pPr>
        <w:pStyle w:val="014FigureCaption"/>
      </w:pPr>
      <w:r w:rsidRPr="005E6A73">
        <w:t xml:space="preserve">Figure </w:t>
      </w:r>
      <w:r>
        <w:t>4-1</w:t>
      </w:r>
      <w:r w:rsidRPr="005E6A73">
        <w:t>.</w:t>
      </w:r>
      <w:r>
        <w:t xml:space="preserve">  </w:t>
      </w:r>
      <w:commentRangeStart w:id="46"/>
      <w:r>
        <w:t>Population projections from 1,000 simulations of Scenario 1, in which a chronic mortality rate of 0.11 was applied to an initial population of 100 adult female Gulf Sturgeon.</w:t>
      </w:r>
      <w:commentRangeEnd w:id="46"/>
      <w:r w:rsidR="00B8477E">
        <w:rPr>
          <w:rStyle w:val="CommentReference"/>
          <w:rFonts w:asciiTheme="minorHAnsi" w:eastAsiaTheme="minorHAnsi" w:hAnsiTheme="minorHAnsi" w:cstheme="minorBidi"/>
        </w:rPr>
        <w:commentReference w:id="46"/>
      </w:r>
    </w:p>
    <w:p w14:paraId="18FEA17B" w14:textId="5BD9427B" w:rsidR="00A1734A" w:rsidRPr="00A1734A" w:rsidRDefault="00A1734A" w:rsidP="00A1734A">
      <w:pPr>
        <w:sectPr w:rsidR="00A1734A" w:rsidRPr="00A1734A" w:rsidSect="00405C54">
          <w:footnotePr>
            <w:numRestart w:val="eachSect"/>
          </w:footnotePr>
          <w:pgSz w:w="12240" w:h="15840"/>
          <w:pgMar w:top="1440" w:right="1440" w:bottom="1440" w:left="1440" w:header="720" w:footer="720" w:gutter="0"/>
          <w:cols w:space="720"/>
          <w:docGrid w:linePitch="360"/>
        </w:sectPr>
      </w:pPr>
    </w:p>
    <w:p w14:paraId="2E3505F2" w14:textId="4D91E319" w:rsidR="00F53F0F" w:rsidRPr="004A1924" w:rsidRDefault="00F53F0F" w:rsidP="00B8477E">
      <w:pPr>
        <w:pStyle w:val="001CHAPTERNUMBER"/>
        <w:pPrChange w:id="48" w:author="Lewis Coggins" w:date="2023-09-13T14:05:00Z">
          <w:pPr>
            <w:pStyle w:val="006BodyText"/>
          </w:pPr>
        </w:pPrChange>
      </w:pPr>
    </w:p>
    <w:sectPr w:rsidR="00F53F0F" w:rsidRPr="004A1924" w:rsidSect="00E40E8D">
      <w:headerReference w:type="default" r:id="rId13"/>
      <w:footerReference w:type="default" r:id="rId14"/>
      <w:footerReference w:type="first" r:id="rId15"/>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Lewis Coggins" w:date="2023-09-13T13:38:00Z" w:initials="LC">
    <w:p w14:paraId="6E13B39F" w14:textId="7895F659" w:rsidR="00AF2ABB" w:rsidRDefault="00AF2ABB">
      <w:pPr>
        <w:pStyle w:val="CommentText"/>
      </w:pPr>
      <w:r>
        <w:rPr>
          <w:rStyle w:val="CommentReference"/>
        </w:rPr>
        <w:annotationRef/>
      </w:r>
      <w:r>
        <w:t>I would frame this sentence in terms of threats as opposed to conservation needs.</w:t>
      </w:r>
    </w:p>
  </w:comment>
  <w:comment w:id="14" w:author="Lewis Coggins" w:date="2023-09-13T13:40:00Z" w:initials="LC">
    <w:p w14:paraId="2DE7C56F" w14:textId="29624A5F" w:rsidR="00AF2ABB" w:rsidRDefault="00AF2ABB">
      <w:pPr>
        <w:pStyle w:val="CommentText"/>
      </w:pPr>
      <w:r>
        <w:rPr>
          <w:rStyle w:val="CommentReference"/>
        </w:rPr>
        <w:annotationRef/>
      </w:r>
      <w:r>
        <w:t>It would be great if you could expand the scope of your study to also include conservation actions. Also as we discussed, you could broaden your description of PVA to recognize and use the notion of a meta population or suite of discrete populations in a DPS framework and then consider different performance metrics. Finally, you could also introduce the concept of effective population size and depensation at low population size and therefore the notion that pseudo extirpation is a consideration…. Some parts of FWS will love that.</w:t>
      </w:r>
    </w:p>
  </w:comment>
  <w:comment w:id="20" w:author="Lewis Coggins" w:date="2023-09-13T13:47:00Z" w:initials="LC">
    <w:p w14:paraId="64C1C5FB" w14:textId="0E9D9DD5" w:rsidR="00010935" w:rsidRDefault="00010935">
      <w:pPr>
        <w:pStyle w:val="CommentText"/>
      </w:pPr>
      <w:r>
        <w:rPr>
          <w:rStyle w:val="CommentReference"/>
        </w:rPr>
        <w:annotationRef/>
      </w:r>
      <w:r>
        <w:t>This sentence implies to me that No is stochastic</w:t>
      </w:r>
    </w:p>
  </w:comment>
  <w:comment w:id="21" w:author="Lewis Coggins" w:date="2023-09-13T13:46:00Z" w:initials="LC">
    <w:p w14:paraId="785236B0" w14:textId="7DD80EEE" w:rsidR="00010935" w:rsidRDefault="00010935">
      <w:pPr>
        <w:pStyle w:val="CommentText"/>
      </w:pPr>
      <w:r>
        <w:rPr>
          <w:rStyle w:val="CommentReference"/>
        </w:rPr>
        <w:annotationRef/>
      </w:r>
      <w:r>
        <w:t>This makes me think that you had some kind of extra-binomial variation like a beta binomial. Clarify what this means.</w:t>
      </w:r>
    </w:p>
  </w:comment>
  <w:comment w:id="22" w:author="Lewis Coggins" w:date="2023-09-13T13:47:00Z" w:initials="LC">
    <w:p w14:paraId="4FBC9B44" w14:textId="5E63D2FC" w:rsidR="00010935" w:rsidRDefault="00010935">
      <w:pPr>
        <w:pStyle w:val="CommentText"/>
      </w:pPr>
      <w:r>
        <w:rPr>
          <w:rStyle w:val="CommentReference"/>
        </w:rPr>
        <w:annotationRef/>
      </w:r>
      <w:r>
        <w:t>Use of this term makes me think that your model is something other than a standard age structured model. Stanzas implies a stage-structured model to many of us modeling geeks. Please clarify your language so I know how to interpret this term.</w:t>
      </w:r>
    </w:p>
  </w:comment>
  <w:comment w:id="23" w:author="Lewis Coggins" w:date="2023-09-13T13:49:00Z" w:initials="LC">
    <w:p w14:paraId="36A1EBA8" w14:textId="7171D85A" w:rsidR="00010935" w:rsidRDefault="00010935">
      <w:pPr>
        <w:pStyle w:val="CommentText"/>
      </w:pPr>
      <w:r>
        <w:rPr>
          <w:rStyle w:val="CommentReference"/>
        </w:rPr>
        <w:annotationRef/>
      </w:r>
      <w:r>
        <w:t>Same comment about stanzas here as above. Unless I am missing something, your fish recruit based on a stock recruit function and then dies on an annual basis according to survival rate.  Why are you framing this using the word stanza?</w:t>
      </w:r>
    </w:p>
  </w:comment>
  <w:comment w:id="25" w:author="Lewis Coggins" w:date="2023-09-13T13:51:00Z" w:initials="LC">
    <w:p w14:paraId="25A3AD6C" w14:textId="77777777" w:rsidR="00010935" w:rsidRDefault="00010935">
      <w:pPr>
        <w:pStyle w:val="CommentText"/>
      </w:pPr>
      <w:r>
        <w:rPr>
          <w:rStyle w:val="CommentReference"/>
        </w:rPr>
        <w:annotationRef/>
      </w:r>
      <w:r>
        <w:t>Obviously more definition from the agencies is desirable. But if not, I suggest incorporating multiple populations and try and set this up to be able to show response surfaces. Also think about how to incorporate conservation actions.</w:t>
      </w:r>
    </w:p>
    <w:p w14:paraId="36961978" w14:textId="77777777" w:rsidR="00010935" w:rsidRDefault="00010935">
      <w:pPr>
        <w:pStyle w:val="CommentText"/>
      </w:pPr>
    </w:p>
    <w:p w14:paraId="3785F04F" w14:textId="1736FB68" w:rsidR="00010935" w:rsidRDefault="00010935">
      <w:pPr>
        <w:pStyle w:val="CommentText"/>
      </w:pPr>
      <w:r>
        <w:t>Then show response as a function of input assumptions rather than a table at discreet points.</w:t>
      </w:r>
    </w:p>
  </w:comment>
  <w:comment w:id="33" w:author="Lewis Coggins" w:date="2023-09-13T14:00:00Z" w:initials="LC">
    <w:p w14:paraId="7FF5A9F2" w14:textId="20A6CBA2" w:rsidR="008050D7" w:rsidRDefault="008050D7">
      <w:pPr>
        <w:pStyle w:val="CommentText"/>
      </w:pPr>
      <w:r>
        <w:rPr>
          <w:rStyle w:val="CommentReference"/>
        </w:rPr>
        <w:annotationRef/>
      </w:r>
      <w:r>
        <w:t>I just pointed out a few issues here.  But you need to do a much more careful job of defining your model equations and particular parameters.</w:t>
      </w:r>
    </w:p>
  </w:comment>
  <w:comment w:id="34" w:author="Lewis Coggins" w:date="2023-09-13T13:54:00Z" w:initials="LC">
    <w:p w14:paraId="33577C01" w14:textId="7B2ED813" w:rsidR="00010935" w:rsidRDefault="00010935">
      <w:pPr>
        <w:pStyle w:val="CommentText"/>
      </w:pPr>
      <w:r>
        <w:rPr>
          <w:rStyle w:val="CommentReference"/>
        </w:rPr>
        <w:annotationRef/>
      </w:r>
      <w:r>
        <w:t xml:space="preserve">Is this supposed to be a </w:t>
      </w:r>
      <w:r w:rsidR="008050D7">
        <w:t>von Bert function?</w:t>
      </w:r>
    </w:p>
  </w:comment>
  <w:comment w:id="35" w:author="Lewis Coggins" w:date="2023-09-13T14:02:00Z" w:initials="LC">
    <w:p w14:paraId="59142EE8" w14:textId="39786820" w:rsidR="008050D7" w:rsidRDefault="008050D7">
      <w:pPr>
        <w:pStyle w:val="CommentText"/>
      </w:pPr>
      <w:r>
        <w:rPr>
          <w:rStyle w:val="CommentReference"/>
        </w:rPr>
        <w:annotationRef/>
      </w:r>
      <w:r>
        <w:t xml:space="preserve">What is </w:t>
      </w:r>
      <w:proofErr w:type="spellStart"/>
      <w:r>
        <w:t>wa</w:t>
      </w:r>
      <w:proofErr w:type="spellEnd"/>
      <w:r>
        <w:t xml:space="preserve"> and </w:t>
      </w:r>
      <w:proofErr w:type="spellStart"/>
      <w:r>
        <w:t>wm</w:t>
      </w:r>
      <w:proofErr w:type="spellEnd"/>
      <w:r>
        <w:t>?</w:t>
      </w:r>
    </w:p>
  </w:comment>
  <w:comment w:id="36" w:author="Lewis Coggins" w:date="2023-09-13T13:58:00Z" w:initials="LC">
    <w:p w14:paraId="53886662" w14:textId="1E95679E" w:rsidR="008050D7" w:rsidRDefault="008050D7">
      <w:pPr>
        <w:pStyle w:val="CommentText"/>
      </w:pPr>
      <w:r>
        <w:rPr>
          <w:rStyle w:val="CommentReference"/>
        </w:rPr>
        <w:annotationRef/>
      </w:r>
      <w:r>
        <w:t>Check this equation… it looks incomplete</w:t>
      </w:r>
    </w:p>
  </w:comment>
  <w:comment w:id="37" w:author="Lewis Coggins" w:date="2023-09-13T14:02:00Z" w:initials="LC">
    <w:p w14:paraId="5B3F5B1B" w14:textId="2D3CDC20" w:rsidR="008050D7" w:rsidRDefault="008050D7">
      <w:pPr>
        <w:pStyle w:val="CommentText"/>
      </w:pPr>
      <w:r>
        <w:rPr>
          <w:rStyle w:val="CommentReference"/>
        </w:rPr>
        <w:annotationRef/>
      </w:r>
      <w:r>
        <w:t>What is x?</w:t>
      </w:r>
    </w:p>
  </w:comment>
  <w:comment w:id="38" w:author="Lewis Coggins" w:date="2023-09-13T14:01:00Z" w:initials="LC">
    <w:p w14:paraId="39DEB97B" w14:textId="3A1BD702" w:rsidR="008050D7" w:rsidRDefault="008050D7">
      <w:pPr>
        <w:pStyle w:val="CommentText"/>
      </w:pPr>
      <w:r>
        <w:rPr>
          <w:rStyle w:val="CommentReference"/>
        </w:rPr>
        <w:annotationRef/>
      </w:r>
      <w:r>
        <w:t>What is the difference between Kappa here and the K in equation 1?</w:t>
      </w:r>
    </w:p>
  </w:comment>
  <w:comment w:id="39" w:author="Lewis Coggins" w:date="2023-09-13T13:59:00Z" w:initials="LC">
    <w:p w14:paraId="2110E130" w14:textId="0D9A9FEB" w:rsidR="008050D7" w:rsidRDefault="008050D7">
      <w:pPr>
        <w:pStyle w:val="CommentText"/>
      </w:pPr>
      <w:r>
        <w:rPr>
          <w:rStyle w:val="CommentReference"/>
        </w:rPr>
        <w:annotationRef/>
      </w:r>
      <w:r>
        <w:t xml:space="preserve">What is </w:t>
      </w:r>
      <w:proofErr w:type="spellStart"/>
      <w:r>
        <w:t>Ms</w:t>
      </w:r>
      <w:proofErr w:type="spellEnd"/>
      <w:r>
        <w:t>?</w:t>
      </w:r>
    </w:p>
  </w:comment>
  <w:comment w:id="40" w:author="Lewis Coggins" w:date="2023-09-13T14:04:00Z" w:initials="LC">
    <w:p w14:paraId="0F0F5751" w14:textId="64ACFA09" w:rsidR="008050D7" w:rsidRDefault="008050D7">
      <w:pPr>
        <w:pStyle w:val="CommentText"/>
      </w:pPr>
      <w:r>
        <w:rPr>
          <w:rStyle w:val="CommentReference"/>
        </w:rPr>
        <w:annotationRef/>
      </w:r>
      <w:r>
        <w:t xml:space="preserve">Primes, stars, double </w:t>
      </w:r>
      <w:r w:rsidR="00B8477E">
        <w:t>primes…. What do it all mean?</w:t>
      </w:r>
    </w:p>
  </w:comment>
  <w:comment w:id="41" w:author="Lewis Coggins" w:date="2023-09-13T13:59:00Z" w:initials="LC">
    <w:p w14:paraId="64B4D457" w14:textId="65023750" w:rsidR="008050D7" w:rsidRDefault="008050D7">
      <w:pPr>
        <w:pStyle w:val="CommentText"/>
      </w:pPr>
      <w:r>
        <w:rPr>
          <w:rStyle w:val="CommentReference"/>
        </w:rPr>
        <w:annotationRef/>
      </w:r>
      <w:r>
        <w:t>What is V1?</w:t>
      </w:r>
    </w:p>
  </w:comment>
  <w:comment w:id="42" w:author="Lewis Coggins" w:date="2023-09-13T14:03:00Z" w:initials="LC">
    <w:p w14:paraId="12D5791E" w14:textId="69B63B57" w:rsidR="008050D7" w:rsidRDefault="008050D7">
      <w:pPr>
        <w:pStyle w:val="CommentText"/>
      </w:pPr>
      <w:r>
        <w:rPr>
          <w:rStyle w:val="CommentReference"/>
        </w:rPr>
        <w:annotationRef/>
      </w:r>
      <w:r>
        <w:t xml:space="preserve">Is this the same l as you define in </w:t>
      </w:r>
      <w:proofErr w:type="spellStart"/>
      <w:r>
        <w:t>eqn</w:t>
      </w:r>
      <w:proofErr w:type="spellEnd"/>
      <w:r>
        <w:t xml:space="preserve"> 1?  I don’t think so. Survivorship versus length?</w:t>
      </w:r>
    </w:p>
  </w:comment>
  <w:comment w:id="46" w:author="Lewis Coggins" w:date="2023-09-13T14:06:00Z" w:initials="LC">
    <w:p w14:paraId="4D416CCD" w14:textId="77777777" w:rsidR="00B8477E" w:rsidRDefault="00B8477E">
      <w:pPr>
        <w:pStyle w:val="CommentText"/>
      </w:pPr>
      <w:r>
        <w:rPr>
          <w:rStyle w:val="CommentReference"/>
        </w:rPr>
        <w:annotationRef/>
      </w:r>
      <w:r>
        <w:t xml:space="preserve">Nice colors. </w:t>
      </w:r>
    </w:p>
    <w:p w14:paraId="7E27FCE6" w14:textId="77777777" w:rsidR="00B8477E" w:rsidRDefault="00B8477E">
      <w:pPr>
        <w:pStyle w:val="CommentText"/>
      </w:pPr>
    </w:p>
    <w:p w14:paraId="3D8B10B6" w14:textId="77777777" w:rsidR="00B8477E" w:rsidRDefault="00B8477E">
      <w:pPr>
        <w:pStyle w:val="CommentText"/>
      </w:pPr>
      <w:r>
        <w:t xml:space="preserve">However, time series figures like this generally display a minimum of information (though I have certainly made a boat load of them myself). </w:t>
      </w:r>
    </w:p>
    <w:p w14:paraId="5B4A1112" w14:textId="77777777" w:rsidR="00B8477E" w:rsidRDefault="00B8477E">
      <w:pPr>
        <w:pStyle w:val="CommentText"/>
      </w:pPr>
    </w:p>
    <w:p w14:paraId="70C21A42" w14:textId="1B0CF61A" w:rsidR="00B8477E" w:rsidRDefault="00B8477E">
      <w:pPr>
        <w:pStyle w:val="CommentText"/>
      </w:pPr>
      <w:bookmarkStart w:id="47" w:name="_GoBack"/>
      <w:bookmarkEnd w:id="47"/>
      <w:r>
        <w:t>Showing the response surface of probability of extinction as a function of input assumptions to your PVA conveys much more information about model behavior.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13B39F" w15:done="0"/>
  <w15:commentEx w15:paraId="2DE7C56F" w15:done="0"/>
  <w15:commentEx w15:paraId="64C1C5FB" w15:done="0"/>
  <w15:commentEx w15:paraId="785236B0" w15:done="0"/>
  <w15:commentEx w15:paraId="4FBC9B44" w15:done="0"/>
  <w15:commentEx w15:paraId="36A1EBA8" w15:done="0"/>
  <w15:commentEx w15:paraId="3785F04F" w15:done="0"/>
  <w15:commentEx w15:paraId="7FF5A9F2" w15:done="0"/>
  <w15:commentEx w15:paraId="33577C01" w15:done="0"/>
  <w15:commentEx w15:paraId="59142EE8" w15:done="0"/>
  <w15:commentEx w15:paraId="53886662" w15:done="0"/>
  <w15:commentEx w15:paraId="5B3F5B1B" w15:done="0"/>
  <w15:commentEx w15:paraId="39DEB97B" w15:done="0"/>
  <w15:commentEx w15:paraId="2110E130" w15:done="0"/>
  <w15:commentEx w15:paraId="0F0F5751" w15:done="0"/>
  <w15:commentEx w15:paraId="64B4D457" w15:done="0"/>
  <w15:commentEx w15:paraId="12D5791E" w15:done="0"/>
  <w15:commentEx w15:paraId="70C21A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EC48" w16cex:dateUtc="2023-07-20T21:24:00Z"/>
  <w16cex:commentExtensible w16cex:durableId="2863EF17" w16cex:dateUtc="2023-07-20T21:36:00Z"/>
  <w16cex:commentExtensible w16cex:durableId="2863EF77" w16cex:dateUtc="2023-07-20T21:37:00Z"/>
  <w16cex:commentExtensible w16cex:durableId="2863EFF8" w16cex:dateUtc="2023-07-20T21:40:00Z"/>
  <w16cex:commentExtensible w16cex:durableId="2863F044" w16cex:dateUtc="2023-07-20T21:41:00Z"/>
  <w16cex:commentExtensible w16cex:durableId="2863F0A6" w16cex:dateUtc="2023-07-20T21:43:00Z"/>
  <w16cex:commentExtensible w16cex:durableId="2864F59A" w16cex:dateUtc="2023-07-21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13B39F" w16cid:durableId="28AC39E8"/>
  <w16cid:commentId w16cid:paraId="2DE7C56F" w16cid:durableId="28AC3A4B"/>
  <w16cid:commentId w16cid:paraId="64C1C5FB" w16cid:durableId="28AC3BDB"/>
  <w16cid:commentId w16cid:paraId="785236B0" w16cid:durableId="28AC3B98"/>
  <w16cid:commentId w16cid:paraId="4FBC9B44" w16cid:durableId="28AC3BFF"/>
  <w16cid:commentId w16cid:paraId="36A1EBA8" w16cid:durableId="28AC3C6B"/>
  <w16cid:commentId w16cid:paraId="3785F04F" w16cid:durableId="28AC3CEE"/>
  <w16cid:commentId w16cid:paraId="7FF5A9F2" w16cid:durableId="28AC3EF5"/>
  <w16cid:commentId w16cid:paraId="33577C01" w16cid:durableId="28AC3D9A"/>
  <w16cid:commentId w16cid:paraId="59142EE8" w16cid:durableId="28AC3F7C"/>
  <w16cid:commentId w16cid:paraId="53886662" w16cid:durableId="28AC3E81"/>
  <w16cid:commentId w16cid:paraId="5B3F5B1B" w16cid:durableId="28AC3F92"/>
  <w16cid:commentId w16cid:paraId="39DEB97B" w16cid:durableId="28AC3F50"/>
  <w16cid:commentId w16cid:paraId="2110E130" w16cid:durableId="28AC3ED8"/>
  <w16cid:commentId w16cid:paraId="0F0F5751" w16cid:durableId="28AC3FF3"/>
  <w16cid:commentId w16cid:paraId="64B4D457" w16cid:durableId="28AC3EAF"/>
  <w16cid:commentId w16cid:paraId="12D5791E" w16cid:durableId="28AC3FB0"/>
  <w16cid:commentId w16cid:paraId="70C21A42" w16cid:durableId="28AC4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7632F" w14:textId="77777777" w:rsidR="00FB5291" w:rsidRDefault="00FB5291">
      <w:r>
        <w:separator/>
      </w:r>
    </w:p>
  </w:endnote>
  <w:endnote w:type="continuationSeparator" w:id="0">
    <w:p w14:paraId="7F6D1CC8" w14:textId="77777777" w:rsidR="00FB5291" w:rsidRDefault="00FB5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586796"/>
      <w:docPartObj>
        <w:docPartGallery w:val="Page Numbers (Bottom of Page)"/>
        <w:docPartUnique/>
      </w:docPartObj>
    </w:sdtPr>
    <w:sdtEndPr>
      <w:rPr>
        <w:noProof/>
      </w:rPr>
    </w:sdtEndPr>
    <w:sdtContent>
      <w:p w14:paraId="03D952E4" w14:textId="77777777" w:rsidR="00AF2ABB" w:rsidRDefault="00AF2A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5E2B1" w14:textId="77777777" w:rsidR="00AF2ABB" w:rsidRPr="009C588B" w:rsidRDefault="00AF2ABB"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7C1A7" w14:textId="77777777" w:rsidR="00AF2ABB" w:rsidRDefault="00AF2AB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300EE" w14:textId="77777777" w:rsidR="00FB5291" w:rsidRDefault="00FB5291">
      <w:r>
        <w:separator/>
      </w:r>
    </w:p>
  </w:footnote>
  <w:footnote w:type="continuationSeparator" w:id="0">
    <w:p w14:paraId="67A1C7D4" w14:textId="77777777" w:rsidR="00FB5291" w:rsidRDefault="00FB5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CA43B" w14:textId="77777777" w:rsidR="00AF2ABB" w:rsidRDefault="00AF2A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596B"/>
    <w:multiLevelType w:val="hybridMultilevel"/>
    <w:tmpl w:val="9354A54C"/>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63AD6"/>
    <w:multiLevelType w:val="hybridMultilevel"/>
    <w:tmpl w:val="AC0E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152CC"/>
    <w:multiLevelType w:val="hybridMultilevel"/>
    <w:tmpl w:val="5242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D665D"/>
    <w:multiLevelType w:val="hybridMultilevel"/>
    <w:tmpl w:val="B36C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96C6C"/>
    <w:multiLevelType w:val="hybridMultilevel"/>
    <w:tmpl w:val="593CB7A2"/>
    <w:lvl w:ilvl="0" w:tplc="44803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C3F56"/>
    <w:multiLevelType w:val="hybridMultilevel"/>
    <w:tmpl w:val="2EC0C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12773"/>
    <w:multiLevelType w:val="hybridMultilevel"/>
    <w:tmpl w:val="D150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650760"/>
    <w:multiLevelType w:val="hybridMultilevel"/>
    <w:tmpl w:val="52B6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B75232"/>
    <w:multiLevelType w:val="hybridMultilevel"/>
    <w:tmpl w:val="15FA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D856F5"/>
    <w:multiLevelType w:val="hybridMultilevel"/>
    <w:tmpl w:val="9846198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4" w15:restartNumberingAfterBreak="0">
    <w:nsid w:val="5BDE0C9A"/>
    <w:multiLevelType w:val="hybridMultilevel"/>
    <w:tmpl w:val="24DA3B10"/>
    <w:lvl w:ilvl="0" w:tplc="448038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62BE1"/>
    <w:multiLevelType w:val="hybridMultilevel"/>
    <w:tmpl w:val="53C4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335408"/>
    <w:multiLevelType w:val="hybridMultilevel"/>
    <w:tmpl w:val="FE6E5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4"/>
  </w:num>
  <w:num w:numId="9">
    <w:abstractNumId w:val="9"/>
  </w:num>
  <w:num w:numId="10">
    <w:abstractNumId w:val="5"/>
  </w:num>
  <w:num w:numId="11">
    <w:abstractNumId w:val="13"/>
  </w:num>
  <w:num w:numId="12">
    <w:abstractNumId w:val="1"/>
  </w:num>
  <w:num w:numId="13">
    <w:abstractNumId w:val="11"/>
  </w:num>
  <w:num w:numId="14">
    <w:abstractNumId w:val="15"/>
  </w:num>
  <w:num w:numId="15">
    <w:abstractNumId w:val="16"/>
  </w:num>
  <w:num w:numId="16">
    <w:abstractNumId w:val="12"/>
  </w:num>
  <w:num w:numId="17">
    <w:abstractNumId w:val="6"/>
  </w:num>
  <w:num w:numId="18">
    <w:abstractNumId w:val="8"/>
  </w:num>
  <w:num w:numId="19">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wis Coggins">
    <w15:presenceInfo w15:providerId="AD" w15:userId="S-1-5-21-1625102663-4013227018-1311561448-897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20"/>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2NDQxtzC1NDU0MjFT0lEKTi0uzszPAykwqQUA4fLZnCwAAAA="/>
  </w:docVars>
  <w:rsids>
    <w:rsidRoot w:val="001949BD"/>
    <w:rsid w:val="00000382"/>
    <w:rsid w:val="0000137E"/>
    <w:rsid w:val="00002A27"/>
    <w:rsid w:val="000030AE"/>
    <w:rsid w:val="000037A5"/>
    <w:rsid w:val="000062D7"/>
    <w:rsid w:val="00007DA7"/>
    <w:rsid w:val="00010935"/>
    <w:rsid w:val="000163F8"/>
    <w:rsid w:val="00016EEB"/>
    <w:rsid w:val="000202B1"/>
    <w:rsid w:val="000228A3"/>
    <w:rsid w:val="00023E77"/>
    <w:rsid w:val="00024168"/>
    <w:rsid w:val="00024C17"/>
    <w:rsid w:val="00025429"/>
    <w:rsid w:val="000256A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0861"/>
    <w:rsid w:val="00063A92"/>
    <w:rsid w:val="00065111"/>
    <w:rsid w:val="000666C4"/>
    <w:rsid w:val="000705A2"/>
    <w:rsid w:val="00074F33"/>
    <w:rsid w:val="00076EF8"/>
    <w:rsid w:val="000805BD"/>
    <w:rsid w:val="000819EC"/>
    <w:rsid w:val="00082323"/>
    <w:rsid w:val="00083121"/>
    <w:rsid w:val="00085B52"/>
    <w:rsid w:val="000960AC"/>
    <w:rsid w:val="00097608"/>
    <w:rsid w:val="000A0E95"/>
    <w:rsid w:val="000A2676"/>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C5D7E"/>
    <w:rsid w:val="000D017B"/>
    <w:rsid w:val="000D16FE"/>
    <w:rsid w:val="000D2D4B"/>
    <w:rsid w:val="000D78FB"/>
    <w:rsid w:val="000E0545"/>
    <w:rsid w:val="000E1262"/>
    <w:rsid w:val="000E2782"/>
    <w:rsid w:val="000E330F"/>
    <w:rsid w:val="000E444B"/>
    <w:rsid w:val="000E6FE8"/>
    <w:rsid w:val="000F1EAD"/>
    <w:rsid w:val="00101C36"/>
    <w:rsid w:val="0010261E"/>
    <w:rsid w:val="001050FF"/>
    <w:rsid w:val="00105E43"/>
    <w:rsid w:val="00110E1E"/>
    <w:rsid w:val="00111F5B"/>
    <w:rsid w:val="0011310C"/>
    <w:rsid w:val="00114B81"/>
    <w:rsid w:val="00117F1B"/>
    <w:rsid w:val="001269F3"/>
    <w:rsid w:val="00130493"/>
    <w:rsid w:val="001310FA"/>
    <w:rsid w:val="001317C9"/>
    <w:rsid w:val="00131C63"/>
    <w:rsid w:val="00133FBA"/>
    <w:rsid w:val="00135E95"/>
    <w:rsid w:val="0013626D"/>
    <w:rsid w:val="00136899"/>
    <w:rsid w:val="001379E0"/>
    <w:rsid w:val="00137C2C"/>
    <w:rsid w:val="001407CB"/>
    <w:rsid w:val="0014220C"/>
    <w:rsid w:val="00146F72"/>
    <w:rsid w:val="001477BF"/>
    <w:rsid w:val="00150600"/>
    <w:rsid w:val="001535BD"/>
    <w:rsid w:val="00160E7A"/>
    <w:rsid w:val="001622E1"/>
    <w:rsid w:val="001645E7"/>
    <w:rsid w:val="00166A92"/>
    <w:rsid w:val="00167A4F"/>
    <w:rsid w:val="00167D4D"/>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A19B3"/>
    <w:rsid w:val="001A23EF"/>
    <w:rsid w:val="001A3E1A"/>
    <w:rsid w:val="001A76E7"/>
    <w:rsid w:val="001A798F"/>
    <w:rsid w:val="001B073D"/>
    <w:rsid w:val="001B1251"/>
    <w:rsid w:val="001B2FB8"/>
    <w:rsid w:val="001B3F87"/>
    <w:rsid w:val="001B619A"/>
    <w:rsid w:val="001C43A4"/>
    <w:rsid w:val="001C4842"/>
    <w:rsid w:val="001C686E"/>
    <w:rsid w:val="001C7925"/>
    <w:rsid w:val="001D0AEC"/>
    <w:rsid w:val="001D20D1"/>
    <w:rsid w:val="001D3016"/>
    <w:rsid w:val="001D3D62"/>
    <w:rsid w:val="001D47B9"/>
    <w:rsid w:val="001E002B"/>
    <w:rsid w:val="001E4617"/>
    <w:rsid w:val="001E79ED"/>
    <w:rsid w:val="001E7FA5"/>
    <w:rsid w:val="001F407A"/>
    <w:rsid w:val="001F4520"/>
    <w:rsid w:val="001F6508"/>
    <w:rsid w:val="001F6525"/>
    <w:rsid w:val="001F775F"/>
    <w:rsid w:val="0020283D"/>
    <w:rsid w:val="00204F82"/>
    <w:rsid w:val="00215E6B"/>
    <w:rsid w:val="00216A91"/>
    <w:rsid w:val="0021796D"/>
    <w:rsid w:val="00221E65"/>
    <w:rsid w:val="002225D2"/>
    <w:rsid w:val="00223DA8"/>
    <w:rsid w:val="00224D9B"/>
    <w:rsid w:val="00225AEE"/>
    <w:rsid w:val="00225C87"/>
    <w:rsid w:val="002269BB"/>
    <w:rsid w:val="0023122F"/>
    <w:rsid w:val="002315C0"/>
    <w:rsid w:val="00231A8B"/>
    <w:rsid w:val="002355E3"/>
    <w:rsid w:val="002376D4"/>
    <w:rsid w:val="00240A6C"/>
    <w:rsid w:val="00241D19"/>
    <w:rsid w:val="002420C0"/>
    <w:rsid w:val="00246B68"/>
    <w:rsid w:val="00247191"/>
    <w:rsid w:val="0025011C"/>
    <w:rsid w:val="00254121"/>
    <w:rsid w:val="00260464"/>
    <w:rsid w:val="0026472E"/>
    <w:rsid w:val="002679B7"/>
    <w:rsid w:val="00271D49"/>
    <w:rsid w:val="00275F09"/>
    <w:rsid w:val="00276572"/>
    <w:rsid w:val="002770CD"/>
    <w:rsid w:val="00282189"/>
    <w:rsid w:val="002846D1"/>
    <w:rsid w:val="00286E18"/>
    <w:rsid w:val="00287170"/>
    <w:rsid w:val="002877D2"/>
    <w:rsid w:val="00290604"/>
    <w:rsid w:val="0029594D"/>
    <w:rsid w:val="002B0784"/>
    <w:rsid w:val="002B18D1"/>
    <w:rsid w:val="002B20A7"/>
    <w:rsid w:val="002B2C68"/>
    <w:rsid w:val="002B2FE1"/>
    <w:rsid w:val="002B61A5"/>
    <w:rsid w:val="002C4B2D"/>
    <w:rsid w:val="002C6E67"/>
    <w:rsid w:val="002C7313"/>
    <w:rsid w:val="002D0553"/>
    <w:rsid w:val="002D4BAD"/>
    <w:rsid w:val="002D51ED"/>
    <w:rsid w:val="002D5E2E"/>
    <w:rsid w:val="002D6611"/>
    <w:rsid w:val="002D703A"/>
    <w:rsid w:val="002E1546"/>
    <w:rsid w:val="002E3186"/>
    <w:rsid w:val="002F0B1C"/>
    <w:rsid w:val="002F0E10"/>
    <w:rsid w:val="002F2380"/>
    <w:rsid w:val="002F3013"/>
    <w:rsid w:val="002F76F1"/>
    <w:rsid w:val="002F7F8D"/>
    <w:rsid w:val="003008F1"/>
    <w:rsid w:val="00302166"/>
    <w:rsid w:val="00303058"/>
    <w:rsid w:val="003034A9"/>
    <w:rsid w:val="00303A31"/>
    <w:rsid w:val="00305D7F"/>
    <w:rsid w:val="00307F96"/>
    <w:rsid w:val="00310861"/>
    <w:rsid w:val="00311645"/>
    <w:rsid w:val="003116D4"/>
    <w:rsid w:val="00312BBC"/>
    <w:rsid w:val="00312D40"/>
    <w:rsid w:val="00313011"/>
    <w:rsid w:val="00313524"/>
    <w:rsid w:val="0031536B"/>
    <w:rsid w:val="00315DC6"/>
    <w:rsid w:val="00316807"/>
    <w:rsid w:val="0031752F"/>
    <w:rsid w:val="00317A83"/>
    <w:rsid w:val="003261F5"/>
    <w:rsid w:val="00326C1F"/>
    <w:rsid w:val="00327ABB"/>
    <w:rsid w:val="003414DE"/>
    <w:rsid w:val="00352F80"/>
    <w:rsid w:val="003607E1"/>
    <w:rsid w:val="003631F0"/>
    <w:rsid w:val="003638C8"/>
    <w:rsid w:val="00364399"/>
    <w:rsid w:val="0036460E"/>
    <w:rsid w:val="00365468"/>
    <w:rsid w:val="003661F5"/>
    <w:rsid w:val="00367124"/>
    <w:rsid w:val="0037053D"/>
    <w:rsid w:val="003706D3"/>
    <w:rsid w:val="003710B2"/>
    <w:rsid w:val="00376A40"/>
    <w:rsid w:val="00380ABF"/>
    <w:rsid w:val="003824DB"/>
    <w:rsid w:val="00385A95"/>
    <w:rsid w:val="00385B7C"/>
    <w:rsid w:val="00387140"/>
    <w:rsid w:val="00393550"/>
    <w:rsid w:val="00393DD6"/>
    <w:rsid w:val="00394027"/>
    <w:rsid w:val="00397ACC"/>
    <w:rsid w:val="003A0C67"/>
    <w:rsid w:val="003B55D8"/>
    <w:rsid w:val="003B7E41"/>
    <w:rsid w:val="003C0897"/>
    <w:rsid w:val="003C0B73"/>
    <w:rsid w:val="003C0B76"/>
    <w:rsid w:val="003C1787"/>
    <w:rsid w:val="003D6359"/>
    <w:rsid w:val="003E145D"/>
    <w:rsid w:val="003E241D"/>
    <w:rsid w:val="003E4AD5"/>
    <w:rsid w:val="003F07CF"/>
    <w:rsid w:val="003F121A"/>
    <w:rsid w:val="003F3CFC"/>
    <w:rsid w:val="003F47AC"/>
    <w:rsid w:val="003F5018"/>
    <w:rsid w:val="004001F1"/>
    <w:rsid w:val="00400C16"/>
    <w:rsid w:val="00400CC7"/>
    <w:rsid w:val="00401799"/>
    <w:rsid w:val="00405C54"/>
    <w:rsid w:val="00407823"/>
    <w:rsid w:val="00410769"/>
    <w:rsid w:val="00413C87"/>
    <w:rsid w:val="00415166"/>
    <w:rsid w:val="00415540"/>
    <w:rsid w:val="004169D3"/>
    <w:rsid w:val="00420D1C"/>
    <w:rsid w:val="00421F69"/>
    <w:rsid w:val="004230CB"/>
    <w:rsid w:val="0042527D"/>
    <w:rsid w:val="00425962"/>
    <w:rsid w:val="004265D4"/>
    <w:rsid w:val="004279AD"/>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0DB1"/>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5799"/>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57B"/>
    <w:rsid w:val="00550776"/>
    <w:rsid w:val="00551F67"/>
    <w:rsid w:val="00553088"/>
    <w:rsid w:val="005534D1"/>
    <w:rsid w:val="00556045"/>
    <w:rsid w:val="0056065E"/>
    <w:rsid w:val="0056241B"/>
    <w:rsid w:val="00564DE4"/>
    <w:rsid w:val="00567848"/>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2F26"/>
    <w:rsid w:val="005C37DB"/>
    <w:rsid w:val="005C59C0"/>
    <w:rsid w:val="005D4D91"/>
    <w:rsid w:val="005E6A73"/>
    <w:rsid w:val="005F1900"/>
    <w:rsid w:val="005F4DDA"/>
    <w:rsid w:val="005F544F"/>
    <w:rsid w:val="005F560C"/>
    <w:rsid w:val="005F5986"/>
    <w:rsid w:val="005F6A4D"/>
    <w:rsid w:val="005F7307"/>
    <w:rsid w:val="005F7489"/>
    <w:rsid w:val="005F7A20"/>
    <w:rsid w:val="00601189"/>
    <w:rsid w:val="00601D14"/>
    <w:rsid w:val="00602EA6"/>
    <w:rsid w:val="006047C4"/>
    <w:rsid w:val="00614474"/>
    <w:rsid w:val="0061455D"/>
    <w:rsid w:val="00621F05"/>
    <w:rsid w:val="006221A6"/>
    <w:rsid w:val="00631AF0"/>
    <w:rsid w:val="00633071"/>
    <w:rsid w:val="00636275"/>
    <w:rsid w:val="006363D2"/>
    <w:rsid w:val="006416E1"/>
    <w:rsid w:val="00642C23"/>
    <w:rsid w:val="006450B0"/>
    <w:rsid w:val="0064629B"/>
    <w:rsid w:val="00651FB3"/>
    <w:rsid w:val="00654EBB"/>
    <w:rsid w:val="00656213"/>
    <w:rsid w:val="006567C0"/>
    <w:rsid w:val="0066046C"/>
    <w:rsid w:val="00660CD7"/>
    <w:rsid w:val="006611AB"/>
    <w:rsid w:val="00661FE7"/>
    <w:rsid w:val="00663FEF"/>
    <w:rsid w:val="006662C3"/>
    <w:rsid w:val="00666412"/>
    <w:rsid w:val="006721A1"/>
    <w:rsid w:val="00673995"/>
    <w:rsid w:val="00673F78"/>
    <w:rsid w:val="006745C2"/>
    <w:rsid w:val="00674FBB"/>
    <w:rsid w:val="00676F6B"/>
    <w:rsid w:val="006816C0"/>
    <w:rsid w:val="006829D6"/>
    <w:rsid w:val="00683D12"/>
    <w:rsid w:val="0068412D"/>
    <w:rsid w:val="00686DE7"/>
    <w:rsid w:val="00687DB5"/>
    <w:rsid w:val="0069087C"/>
    <w:rsid w:val="006958ED"/>
    <w:rsid w:val="00695B51"/>
    <w:rsid w:val="00697976"/>
    <w:rsid w:val="006A06F2"/>
    <w:rsid w:val="006A58E7"/>
    <w:rsid w:val="006A6E91"/>
    <w:rsid w:val="006A72E3"/>
    <w:rsid w:val="006B31DD"/>
    <w:rsid w:val="006B5F53"/>
    <w:rsid w:val="006B623A"/>
    <w:rsid w:val="006B6435"/>
    <w:rsid w:val="006C1D2E"/>
    <w:rsid w:val="006D3498"/>
    <w:rsid w:val="006D401E"/>
    <w:rsid w:val="006E1C35"/>
    <w:rsid w:val="006E342A"/>
    <w:rsid w:val="006E4827"/>
    <w:rsid w:val="006E5F06"/>
    <w:rsid w:val="006E6884"/>
    <w:rsid w:val="006F0053"/>
    <w:rsid w:val="006F1752"/>
    <w:rsid w:val="006F43BF"/>
    <w:rsid w:val="00701C63"/>
    <w:rsid w:val="00705418"/>
    <w:rsid w:val="00706100"/>
    <w:rsid w:val="00706F1D"/>
    <w:rsid w:val="00707087"/>
    <w:rsid w:val="007073ED"/>
    <w:rsid w:val="00711701"/>
    <w:rsid w:val="00712123"/>
    <w:rsid w:val="007142C5"/>
    <w:rsid w:val="00716859"/>
    <w:rsid w:val="00722963"/>
    <w:rsid w:val="00723837"/>
    <w:rsid w:val="00723FCB"/>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07A9"/>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64C2"/>
    <w:rsid w:val="007B0614"/>
    <w:rsid w:val="007B7ADC"/>
    <w:rsid w:val="007C09F7"/>
    <w:rsid w:val="007C28AB"/>
    <w:rsid w:val="007C5097"/>
    <w:rsid w:val="007C6336"/>
    <w:rsid w:val="007D22B5"/>
    <w:rsid w:val="007D5606"/>
    <w:rsid w:val="007E1CAB"/>
    <w:rsid w:val="007E5806"/>
    <w:rsid w:val="007E77B4"/>
    <w:rsid w:val="007F3052"/>
    <w:rsid w:val="007F4F79"/>
    <w:rsid w:val="007F61BC"/>
    <w:rsid w:val="007F7510"/>
    <w:rsid w:val="007F7FE1"/>
    <w:rsid w:val="00801537"/>
    <w:rsid w:val="008050D7"/>
    <w:rsid w:val="008104C5"/>
    <w:rsid w:val="00811685"/>
    <w:rsid w:val="00812BD1"/>
    <w:rsid w:val="00814D88"/>
    <w:rsid w:val="00815041"/>
    <w:rsid w:val="008205FA"/>
    <w:rsid w:val="0082335C"/>
    <w:rsid w:val="00823717"/>
    <w:rsid w:val="0082553F"/>
    <w:rsid w:val="00826F91"/>
    <w:rsid w:val="00827E3E"/>
    <w:rsid w:val="00830F54"/>
    <w:rsid w:val="00834069"/>
    <w:rsid w:val="0083765D"/>
    <w:rsid w:val="00841D68"/>
    <w:rsid w:val="00843AC6"/>
    <w:rsid w:val="0084680F"/>
    <w:rsid w:val="00846D90"/>
    <w:rsid w:val="00852917"/>
    <w:rsid w:val="00854907"/>
    <w:rsid w:val="00855A9B"/>
    <w:rsid w:val="00856F70"/>
    <w:rsid w:val="00860310"/>
    <w:rsid w:val="00862249"/>
    <w:rsid w:val="00870FCB"/>
    <w:rsid w:val="00871E85"/>
    <w:rsid w:val="00873298"/>
    <w:rsid w:val="00877B11"/>
    <w:rsid w:val="00880971"/>
    <w:rsid w:val="00882943"/>
    <w:rsid w:val="0088360F"/>
    <w:rsid w:val="00884367"/>
    <w:rsid w:val="00886B70"/>
    <w:rsid w:val="008878DA"/>
    <w:rsid w:val="00887940"/>
    <w:rsid w:val="00890309"/>
    <w:rsid w:val="008932C2"/>
    <w:rsid w:val="00893FC3"/>
    <w:rsid w:val="00894116"/>
    <w:rsid w:val="00894194"/>
    <w:rsid w:val="00895787"/>
    <w:rsid w:val="00895CF9"/>
    <w:rsid w:val="00897BBF"/>
    <w:rsid w:val="008A2658"/>
    <w:rsid w:val="008A2F85"/>
    <w:rsid w:val="008A368E"/>
    <w:rsid w:val="008A61F4"/>
    <w:rsid w:val="008A7A2D"/>
    <w:rsid w:val="008B1DD1"/>
    <w:rsid w:val="008B32D1"/>
    <w:rsid w:val="008B6CCB"/>
    <w:rsid w:val="008B7F39"/>
    <w:rsid w:val="008C1C53"/>
    <w:rsid w:val="008C2CC8"/>
    <w:rsid w:val="008C4D81"/>
    <w:rsid w:val="008C571B"/>
    <w:rsid w:val="008D4547"/>
    <w:rsid w:val="008D53A2"/>
    <w:rsid w:val="008D67C1"/>
    <w:rsid w:val="008E2166"/>
    <w:rsid w:val="008E2183"/>
    <w:rsid w:val="008E45C9"/>
    <w:rsid w:val="008E4711"/>
    <w:rsid w:val="008E4789"/>
    <w:rsid w:val="008E52DB"/>
    <w:rsid w:val="008E5ED2"/>
    <w:rsid w:val="008E7284"/>
    <w:rsid w:val="008E7E8B"/>
    <w:rsid w:val="008F0C66"/>
    <w:rsid w:val="008F2DD1"/>
    <w:rsid w:val="008F37EF"/>
    <w:rsid w:val="008F3CAE"/>
    <w:rsid w:val="008F5504"/>
    <w:rsid w:val="008F6BB3"/>
    <w:rsid w:val="008F73D8"/>
    <w:rsid w:val="009078BA"/>
    <w:rsid w:val="00913AF7"/>
    <w:rsid w:val="0091416D"/>
    <w:rsid w:val="00914E51"/>
    <w:rsid w:val="009173A8"/>
    <w:rsid w:val="00924376"/>
    <w:rsid w:val="00926B43"/>
    <w:rsid w:val="00933B8E"/>
    <w:rsid w:val="00935509"/>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778AC"/>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A7CB5"/>
    <w:rsid w:val="009B02B6"/>
    <w:rsid w:val="009B02EC"/>
    <w:rsid w:val="009B64A6"/>
    <w:rsid w:val="009C1E07"/>
    <w:rsid w:val="009C4E2B"/>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3446"/>
    <w:rsid w:val="009F3715"/>
    <w:rsid w:val="009F4B2E"/>
    <w:rsid w:val="009F517C"/>
    <w:rsid w:val="009F64B4"/>
    <w:rsid w:val="00A01FF6"/>
    <w:rsid w:val="00A05B46"/>
    <w:rsid w:val="00A100C4"/>
    <w:rsid w:val="00A12787"/>
    <w:rsid w:val="00A132BD"/>
    <w:rsid w:val="00A1734A"/>
    <w:rsid w:val="00A23D70"/>
    <w:rsid w:val="00A24D1E"/>
    <w:rsid w:val="00A27AF9"/>
    <w:rsid w:val="00A301EC"/>
    <w:rsid w:val="00A314E6"/>
    <w:rsid w:val="00A31E8F"/>
    <w:rsid w:val="00A32070"/>
    <w:rsid w:val="00A34439"/>
    <w:rsid w:val="00A359DD"/>
    <w:rsid w:val="00A3686D"/>
    <w:rsid w:val="00A4127C"/>
    <w:rsid w:val="00A43A36"/>
    <w:rsid w:val="00A43A7F"/>
    <w:rsid w:val="00A44AA3"/>
    <w:rsid w:val="00A46058"/>
    <w:rsid w:val="00A46585"/>
    <w:rsid w:val="00A5055E"/>
    <w:rsid w:val="00A50AB6"/>
    <w:rsid w:val="00A51AAE"/>
    <w:rsid w:val="00A56CF1"/>
    <w:rsid w:val="00A60C1B"/>
    <w:rsid w:val="00A659A1"/>
    <w:rsid w:val="00A66998"/>
    <w:rsid w:val="00A67336"/>
    <w:rsid w:val="00A726AF"/>
    <w:rsid w:val="00A74ABD"/>
    <w:rsid w:val="00A7525B"/>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3C19"/>
    <w:rsid w:val="00AC3D73"/>
    <w:rsid w:val="00AC51B0"/>
    <w:rsid w:val="00AC5966"/>
    <w:rsid w:val="00AC6670"/>
    <w:rsid w:val="00AD08B6"/>
    <w:rsid w:val="00AD1C9A"/>
    <w:rsid w:val="00AD2894"/>
    <w:rsid w:val="00AD51E6"/>
    <w:rsid w:val="00AE03C2"/>
    <w:rsid w:val="00AE21F8"/>
    <w:rsid w:val="00AF0B2B"/>
    <w:rsid w:val="00AF1EE4"/>
    <w:rsid w:val="00AF2ABB"/>
    <w:rsid w:val="00AF54B2"/>
    <w:rsid w:val="00AF613E"/>
    <w:rsid w:val="00AF7CD2"/>
    <w:rsid w:val="00B0766E"/>
    <w:rsid w:val="00B10CC9"/>
    <w:rsid w:val="00B11D1C"/>
    <w:rsid w:val="00B132DE"/>
    <w:rsid w:val="00B166E1"/>
    <w:rsid w:val="00B200A9"/>
    <w:rsid w:val="00B2197C"/>
    <w:rsid w:val="00B21B0E"/>
    <w:rsid w:val="00B225D3"/>
    <w:rsid w:val="00B230BC"/>
    <w:rsid w:val="00B25D67"/>
    <w:rsid w:val="00B25EED"/>
    <w:rsid w:val="00B30050"/>
    <w:rsid w:val="00B30917"/>
    <w:rsid w:val="00B34650"/>
    <w:rsid w:val="00B35470"/>
    <w:rsid w:val="00B36E4A"/>
    <w:rsid w:val="00B40C71"/>
    <w:rsid w:val="00B437D8"/>
    <w:rsid w:val="00B51C8A"/>
    <w:rsid w:val="00B57981"/>
    <w:rsid w:val="00B6290D"/>
    <w:rsid w:val="00B64AE3"/>
    <w:rsid w:val="00B70AF2"/>
    <w:rsid w:val="00B7351D"/>
    <w:rsid w:val="00B73E43"/>
    <w:rsid w:val="00B82ED4"/>
    <w:rsid w:val="00B841AC"/>
    <w:rsid w:val="00B8477E"/>
    <w:rsid w:val="00B85B60"/>
    <w:rsid w:val="00B86B14"/>
    <w:rsid w:val="00B87D08"/>
    <w:rsid w:val="00B903AA"/>
    <w:rsid w:val="00B936F2"/>
    <w:rsid w:val="00B93BF5"/>
    <w:rsid w:val="00B94235"/>
    <w:rsid w:val="00B942E3"/>
    <w:rsid w:val="00B94C56"/>
    <w:rsid w:val="00B9580A"/>
    <w:rsid w:val="00BA1E4E"/>
    <w:rsid w:val="00BA2261"/>
    <w:rsid w:val="00BA523A"/>
    <w:rsid w:val="00BA7E2A"/>
    <w:rsid w:val="00BB2103"/>
    <w:rsid w:val="00BB2288"/>
    <w:rsid w:val="00BB2CC0"/>
    <w:rsid w:val="00BC0D56"/>
    <w:rsid w:val="00BC1724"/>
    <w:rsid w:val="00BC2324"/>
    <w:rsid w:val="00BC4D81"/>
    <w:rsid w:val="00BC7344"/>
    <w:rsid w:val="00BD08A1"/>
    <w:rsid w:val="00BD25E5"/>
    <w:rsid w:val="00BD3283"/>
    <w:rsid w:val="00BD4E4C"/>
    <w:rsid w:val="00BE4FDA"/>
    <w:rsid w:val="00BE5139"/>
    <w:rsid w:val="00BE66E9"/>
    <w:rsid w:val="00BF0319"/>
    <w:rsid w:val="00BF3422"/>
    <w:rsid w:val="00C05D23"/>
    <w:rsid w:val="00C07C79"/>
    <w:rsid w:val="00C167BA"/>
    <w:rsid w:val="00C174BE"/>
    <w:rsid w:val="00C26EEE"/>
    <w:rsid w:val="00C2763A"/>
    <w:rsid w:val="00C30887"/>
    <w:rsid w:val="00C314A0"/>
    <w:rsid w:val="00C32BB9"/>
    <w:rsid w:val="00C34936"/>
    <w:rsid w:val="00C36C0E"/>
    <w:rsid w:val="00C37496"/>
    <w:rsid w:val="00C404E3"/>
    <w:rsid w:val="00C40FF3"/>
    <w:rsid w:val="00C4408E"/>
    <w:rsid w:val="00C50E9A"/>
    <w:rsid w:val="00C512A9"/>
    <w:rsid w:val="00C57681"/>
    <w:rsid w:val="00C57D57"/>
    <w:rsid w:val="00C61632"/>
    <w:rsid w:val="00C62D0E"/>
    <w:rsid w:val="00C64337"/>
    <w:rsid w:val="00C73787"/>
    <w:rsid w:val="00C74040"/>
    <w:rsid w:val="00C74750"/>
    <w:rsid w:val="00C7532F"/>
    <w:rsid w:val="00C81CB0"/>
    <w:rsid w:val="00C84648"/>
    <w:rsid w:val="00C90CF9"/>
    <w:rsid w:val="00C92169"/>
    <w:rsid w:val="00C93AC7"/>
    <w:rsid w:val="00C93CEF"/>
    <w:rsid w:val="00C9579E"/>
    <w:rsid w:val="00C96406"/>
    <w:rsid w:val="00C965C7"/>
    <w:rsid w:val="00C96E0E"/>
    <w:rsid w:val="00C976EB"/>
    <w:rsid w:val="00CA00A4"/>
    <w:rsid w:val="00CA14B1"/>
    <w:rsid w:val="00CA1870"/>
    <w:rsid w:val="00CA320E"/>
    <w:rsid w:val="00CA3970"/>
    <w:rsid w:val="00CA696B"/>
    <w:rsid w:val="00CA79F6"/>
    <w:rsid w:val="00CB0B92"/>
    <w:rsid w:val="00CB2853"/>
    <w:rsid w:val="00CB6750"/>
    <w:rsid w:val="00CB697B"/>
    <w:rsid w:val="00CB76F2"/>
    <w:rsid w:val="00CC3E05"/>
    <w:rsid w:val="00CC77F8"/>
    <w:rsid w:val="00CD0FE0"/>
    <w:rsid w:val="00CD1814"/>
    <w:rsid w:val="00CD43D8"/>
    <w:rsid w:val="00CD7AD8"/>
    <w:rsid w:val="00CD7B4E"/>
    <w:rsid w:val="00CE0234"/>
    <w:rsid w:val="00CE04CC"/>
    <w:rsid w:val="00CE1B0D"/>
    <w:rsid w:val="00CE2CA8"/>
    <w:rsid w:val="00CE36CD"/>
    <w:rsid w:val="00CE6329"/>
    <w:rsid w:val="00CE6DF7"/>
    <w:rsid w:val="00CE7544"/>
    <w:rsid w:val="00CF1DD2"/>
    <w:rsid w:val="00CF330B"/>
    <w:rsid w:val="00CF7D72"/>
    <w:rsid w:val="00D005D0"/>
    <w:rsid w:val="00D00731"/>
    <w:rsid w:val="00D00CBA"/>
    <w:rsid w:val="00D04E8D"/>
    <w:rsid w:val="00D05395"/>
    <w:rsid w:val="00D05CC3"/>
    <w:rsid w:val="00D116C9"/>
    <w:rsid w:val="00D13683"/>
    <w:rsid w:val="00D16A67"/>
    <w:rsid w:val="00D17762"/>
    <w:rsid w:val="00D24A59"/>
    <w:rsid w:val="00D25D6D"/>
    <w:rsid w:val="00D25FB5"/>
    <w:rsid w:val="00D27287"/>
    <w:rsid w:val="00D32DD3"/>
    <w:rsid w:val="00D4139E"/>
    <w:rsid w:val="00D4178A"/>
    <w:rsid w:val="00D421F1"/>
    <w:rsid w:val="00D52074"/>
    <w:rsid w:val="00D563F4"/>
    <w:rsid w:val="00D5663C"/>
    <w:rsid w:val="00D57BCC"/>
    <w:rsid w:val="00D57D34"/>
    <w:rsid w:val="00D57EA0"/>
    <w:rsid w:val="00D57F50"/>
    <w:rsid w:val="00D623E1"/>
    <w:rsid w:val="00D6619B"/>
    <w:rsid w:val="00D71AEF"/>
    <w:rsid w:val="00D75EB8"/>
    <w:rsid w:val="00D77FCC"/>
    <w:rsid w:val="00D80545"/>
    <w:rsid w:val="00D83374"/>
    <w:rsid w:val="00D86EEC"/>
    <w:rsid w:val="00D87837"/>
    <w:rsid w:val="00D90A88"/>
    <w:rsid w:val="00D91830"/>
    <w:rsid w:val="00DA4361"/>
    <w:rsid w:val="00DA43D6"/>
    <w:rsid w:val="00DA6AEE"/>
    <w:rsid w:val="00DB07D5"/>
    <w:rsid w:val="00DB1784"/>
    <w:rsid w:val="00DB452A"/>
    <w:rsid w:val="00DB597A"/>
    <w:rsid w:val="00DB61E1"/>
    <w:rsid w:val="00DB793B"/>
    <w:rsid w:val="00DC0DB0"/>
    <w:rsid w:val="00DC1FF9"/>
    <w:rsid w:val="00DC65AB"/>
    <w:rsid w:val="00DD1D4D"/>
    <w:rsid w:val="00DD1DB4"/>
    <w:rsid w:val="00DD3C05"/>
    <w:rsid w:val="00DD43E7"/>
    <w:rsid w:val="00DD7603"/>
    <w:rsid w:val="00DE126B"/>
    <w:rsid w:val="00DE27FB"/>
    <w:rsid w:val="00DE309F"/>
    <w:rsid w:val="00DE6927"/>
    <w:rsid w:val="00DE6DEE"/>
    <w:rsid w:val="00DF1EC3"/>
    <w:rsid w:val="00DF3E63"/>
    <w:rsid w:val="00E01C5B"/>
    <w:rsid w:val="00E036DC"/>
    <w:rsid w:val="00E04080"/>
    <w:rsid w:val="00E10112"/>
    <w:rsid w:val="00E10C45"/>
    <w:rsid w:val="00E13644"/>
    <w:rsid w:val="00E1798A"/>
    <w:rsid w:val="00E2263D"/>
    <w:rsid w:val="00E22CC8"/>
    <w:rsid w:val="00E23CB5"/>
    <w:rsid w:val="00E24E55"/>
    <w:rsid w:val="00E250C7"/>
    <w:rsid w:val="00E27363"/>
    <w:rsid w:val="00E276AF"/>
    <w:rsid w:val="00E3182E"/>
    <w:rsid w:val="00E31D3C"/>
    <w:rsid w:val="00E35EE2"/>
    <w:rsid w:val="00E37948"/>
    <w:rsid w:val="00E40E8D"/>
    <w:rsid w:val="00E418BB"/>
    <w:rsid w:val="00E42426"/>
    <w:rsid w:val="00E42D56"/>
    <w:rsid w:val="00E436AB"/>
    <w:rsid w:val="00E515A4"/>
    <w:rsid w:val="00E53697"/>
    <w:rsid w:val="00E5527E"/>
    <w:rsid w:val="00E55B74"/>
    <w:rsid w:val="00E561BC"/>
    <w:rsid w:val="00E57C06"/>
    <w:rsid w:val="00E6006C"/>
    <w:rsid w:val="00E71821"/>
    <w:rsid w:val="00E72E68"/>
    <w:rsid w:val="00E73464"/>
    <w:rsid w:val="00E73E46"/>
    <w:rsid w:val="00E74A3C"/>
    <w:rsid w:val="00E76111"/>
    <w:rsid w:val="00E76F51"/>
    <w:rsid w:val="00E80FC6"/>
    <w:rsid w:val="00E81344"/>
    <w:rsid w:val="00E815C2"/>
    <w:rsid w:val="00E8178D"/>
    <w:rsid w:val="00E82422"/>
    <w:rsid w:val="00E8288B"/>
    <w:rsid w:val="00E83018"/>
    <w:rsid w:val="00E87B34"/>
    <w:rsid w:val="00E933B2"/>
    <w:rsid w:val="00E93962"/>
    <w:rsid w:val="00E945CA"/>
    <w:rsid w:val="00E94A8C"/>
    <w:rsid w:val="00E94C6D"/>
    <w:rsid w:val="00E97C61"/>
    <w:rsid w:val="00EA0A30"/>
    <w:rsid w:val="00EA144D"/>
    <w:rsid w:val="00EA1C5B"/>
    <w:rsid w:val="00EA1DDE"/>
    <w:rsid w:val="00EA3B4D"/>
    <w:rsid w:val="00EA3B51"/>
    <w:rsid w:val="00EA76F4"/>
    <w:rsid w:val="00EB0B14"/>
    <w:rsid w:val="00EB137B"/>
    <w:rsid w:val="00EB29B9"/>
    <w:rsid w:val="00EB39E4"/>
    <w:rsid w:val="00EB40BB"/>
    <w:rsid w:val="00EB49A9"/>
    <w:rsid w:val="00EC36F9"/>
    <w:rsid w:val="00EC43AA"/>
    <w:rsid w:val="00EC72EE"/>
    <w:rsid w:val="00ED1031"/>
    <w:rsid w:val="00ED276D"/>
    <w:rsid w:val="00ED3043"/>
    <w:rsid w:val="00ED3204"/>
    <w:rsid w:val="00ED3D73"/>
    <w:rsid w:val="00ED4209"/>
    <w:rsid w:val="00ED6B3C"/>
    <w:rsid w:val="00EE0B67"/>
    <w:rsid w:val="00EE6D1B"/>
    <w:rsid w:val="00EE7390"/>
    <w:rsid w:val="00EE7928"/>
    <w:rsid w:val="00EF0D52"/>
    <w:rsid w:val="00EF1179"/>
    <w:rsid w:val="00EF2C7F"/>
    <w:rsid w:val="00EF36E4"/>
    <w:rsid w:val="00EF5243"/>
    <w:rsid w:val="00EF554F"/>
    <w:rsid w:val="00EF5649"/>
    <w:rsid w:val="00EF65DD"/>
    <w:rsid w:val="00EF69AF"/>
    <w:rsid w:val="00F00AD7"/>
    <w:rsid w:val="00F00DE6"/>
    <w:rsid w:val="00F02ED3"/>
    <w:rsid w:val="00F06C10"/>
    <w:rsid w:val="00F074D7"/>
    <w:rsid w:val="00F078F1"/>
    <w:rsid w:val="00F10795"/>
    <w:rsid w:val="00F127D1"/>
    <w:rsid w:val="00F1332F"/>
    <w:rsid w:val="00F13EA5"/>
    <w:rsid w:val="00F146E0"/>
    <w:rsid w:val="00F14D1B"/>
    <w:rsid w:val="00F16158"/>
    <w:rsid w:val="00F16934"/>
    <w:rsid w:val="00F21C21"/>
    <w:rsid w:val="00F2221C"/>
    <w:rsid w:val="00F2281F"/>
    <w:rsid w:val="00F27F31"/>
    <w:rsid w:val="00F33D54"/>
    <w:rsid w:val="00F34FE6"/>
    <w:rsid w:val="00F3500C"/>
    <w:rsid w:val="00F3727F"/>
    <w:rsid w:val="00F401C4"/>
    <w:rsid w:val="00F40394"/>
    <w:rsid w:val="00F405F9"/>
    <w:rsid w:val="00F40AD2"/>
    <w:rsid w:val="00F42212"/>
    <w:rsid w:val="00F426D3"/>
    <w:rsid w:val="00F43600"/>
    <w:rsid w:val="00F45650"/>
    <w:rsid w:val="00F4617F"/>
    <w:rsid w:val="00F5198D"/>
    <w:rsid w:val="00F53D8F"/>
    <w:rsid w:val="00F53F0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20F"/>
    <w:rsid w:val="00F83BE5"/>
    <w:rsid w:val="00F9195D"/>
    <w:rsid w:val="00F94CA3"/>
    <w:rsid w:val="00FA5072"/>
    <w:rsid w:val="00FB096E"/>
    <w:rsid w:val="00FB5291"/>
    <w:rsid w:val="00FC0FE2"/>
    <w:rsid w:val="00FD1536"/>
    <w:rsid w:val="00FD1EBC"/>
    <w:rsid w:val="00FD23F2"/>
    <w:rsid w:val="00FD44C5"/>
    <w:rsid w:val="00FD650E"/>
    <w:rsid w:val="00FD6EC3"/>
    <w:rsid w:val="00FE25CF"/>
    <w:rsid w:val="00FE5742"/>
    <w:rsid w:val="00FF5EE3"/>
    <w:rsid w:val="00FF6394"/>
    <w:rsid w:val="00FF6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3471F8"/>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3" w:unhideWhenUsed="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99"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qFormat/>
    <w:rsid w:val="00C90CF9"/>
    <w:pPr>
      <w:spacing w:after="240"/>
      <w:jc w:val="center"/>
      <w:outlineLvl w:val="0"/>
    </w:pPr>
    <w:rPr>
      <w:caps/>
    </w:rPr>
  </w:style>
  <w:style w:type="paragraph" w:customStyle="1" w:styleId="003First-LevelSubheadingBOLD">
    <w:name w:val="003 First-Level Subheading BOLD"/>
    <w:basedOn w:val="Normal"/>
    <w:next w:val="Normal"/>
    <w:qFormat/>
    <w:rsid w:val="001949BD"/>
    <w:pPr>
      <w:keepNext/>
      <w:spacing w:after="240"/>
      <w:jc w:val="center"/>
      <w:outlineLvl w:val="1"/>
    </w:pPr>
    <w:rPr>
      <w:b/>
    </w:rPr>
  </w:style>
  <w:style w:type="paragraph" w:customStyle="1" w:styleId="004Second-LevelSubheadingBOLD">
    <w:name w:val="004 Second-Level Subheading BOLD"/>
    <w:basedOn w:val="Normal"/>
    <w:next w:val="Normal"/>
    <w:qFormat/>
    <w:rsid w:val="001949BD"/>
    <w:pPr>
      <w:keepNext/>
      <w:spacing w:after="240"/>
      <w:ind w:left="288" w:hanging="288"/>
      <w:outlineLvl w:val="2"/>
    </w:pPr>
    <w:rPr>
      <w:b/>
    </w:rPr>
  </w:style>
  <w:style w:type="paragraph" w:customStyle="1" w:styleId="005Third-LevelSubheadingBOLD">
    <w:name w:val="005 Third-Level Subheading BOLD"/>
    <w:basedOn w:val="Normal"/>
    <w:next w:val="Normal"/>
    <w:qFormat/>
    <w:rsid w:val="001949BD"/>
    <w:pPr>
      <w:keepNext/>
      <w:spacing w:after="240"/>
      <w:ind w:left="288" w:hanging="288"/>
      <w:outlineLvl w:val="3"/>
    </w:pPr>
    <w:rPr>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qFormat/>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qFormat/>
    <w:rsid w:val="001949BD"/>
    <w:pPr>
      <w:spacing w:after="240"/>
      <w:ind w:left="1080" w:hanging="1080"/>
    </w:pPr>
  </w:style>
  <w:style w:type="paragraph" w:customStyle="1" w:styleId="013TableCaption">
    <w:name w:val="013 Table Caption"/>
    <w:basedOn w:val="Normal"/>
    <w:next w:val="Normal"/>
    <w:qFormat/>
    <w:rsid w:val="00B70AF2"/>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qFormat/>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5C2F26"/>
    <w:pPr>
      <w:keepLines/>
      <w:tabs>
        <w:tab w:val="right" w:leader="dot" w:pos="9360"/>
      </w:tabs>
      <w:spacing w:before="240" w:after="240"/>
      <w:ind w:left="432" w:right="432" w:hanging="432"/>
    </w:pPr>
    <w:rPr>
      <w:caps/>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qFormat/>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99"/>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table" w:customStyle="1" w:styleId="TableGrid1">
    <w:name w:val="Table Grid1"/>
    <w:basedOn w:val="TableNormal"/>
    <w:next w:val="TableGrid"/>
    <w:uiPriority w:val="59"/>
    <w:rsid w:val="00AF0B2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F146E0"/>
  </w:style>
  <w:style w:type="table" w:customStyle="1" w:styleId="TableGrid2">
    <w:name w:val="Table Grid2"/>
    <w:basedOn w:val="TableNormal"/>
    <w:next w:val="TableGrid"/>
    <w:rsid w:val="00F146E0"/>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rsid w:val="00F146E0"/>
    <w:rPr>
      <w:i/>
      <w:iCs/>
      <w:color w:val="4F81BD" w:themeColor="accent1"/>
    </w:rPr>
  </w:style>
  <w:style w:type="character" w:styleId="BookTitle">
    <w:name w:val="Book Title"/>
    <w:basedOn w:val="DefaultParagraphFont"/>
    <w:uiPriority w:val="33"/>
    <w:rsid w:val="00F146E0"/>
    <w:rPr>
      <w:b/>
      <w:bCs/>
      <w:i/>
      <w:iCs/>
      <w:spacing w:val="5"/>
    </w:rPr>
  </w:style>
  <w:style w:type="paragraph" w:styleId="Revision">
    <w:name w:val="Revision"/>
    <w:hidden/>
    <w:uiPriority w:val="99"/>
    <w:semiHidden/>
    <w:rsid w:val="00F146E0"/>
    <w:rPr>
      <w:rFonts w:ascii="Times New Roman" w:hAnsi="Times New Roman"/>
      <w:sz w:val="24"/>
      <w:szCs w:val="24"/>
    </w:rPr>
  </w:style>
  <w:style w:type="character" w:styleId="CommentReference">
    <w:name w:val="annotation reference"/>
    <w:basedOn w:val="DefaultParagraphFont"/>
    <w:uiPriority w:val="99"/>
    <w:semiHidden/>
    <w:unhideWhenUsed/>
    <w:rsid w:val="00F146E0"/>
    <w:rPr>
      <w:sz w:val="16"/>
      <w:szCs w:val="16"/>
    </w:rPr>
  </w:style>
  <w:style w:type="paragraph" w:styleId="CommentText">
    <w:name w:val="annotation text"/>
    <w:basedOn w:val="Normal"/>
    <w:link w:val="CommentTextChar"/>
    <w:uiPriority w:val="99"/>
    <w:unhideWhenUsed/>
    <w:rsid w:val="00F146E0"/>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F146E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935509"/>
    <w:rPr>
      <w:b/>
      <w:bCs/>
    </w:rPr>
  </w:style>
  <w:style w:type="character" w:customStyle="1" w:styleId="CommentSubjectChar">
    <w:name w:val="Comment Subject Char"/>
    <w:basedOn w:val="CommentTextChar"/>
    <w:link w:val="CommentSubject"/>
    <w:uiPriority w:val="99"/>
    <w:semiHidden/>
    <w:rsid w:val="00935509"/>
    <w:rPr>
      <w:rFonts w:asciiTheme="minorHAnsi" w:eastAsiaTheme="minorHAnsi" w:hAnsiTheme="minorHAnsi" w:cstheme="minorBidi"/>
      <w:b/>
      <w:bCs/>
    </w:rPr>
  </w:style>
  <w:style w:type="character" w:styleId="PlaceholderText">
    <w:name w:val="Placeholder Text"/>
    <w:basedOn w:val="DefaultParagraphFont"/>
    <w:uiPriority w:val="99"/>
    <w:semiHidden/>
    <w:rsid w:val="00935509"/>
    <w:rPr>
      <w:color w:val="808080"/>
    </w:rPr>
  </w:style>
  <w:style w:type="paragraph" w:styleId="Bibliography">
    <w:name w:val="Bibliography"/>
    <w:basedOn w:val="Normal"/>
    <w:next w:val="Normal"/>
    <w:uiPriority w:val="37"/>
    <w:unhideWhenUsed/>
    <w:rsid w:val="00935509"/>
    <w:pPr>
      <w:ind w:left="720" w:hanging="72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660877">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36" Type="http://schemas.microsoft.com/office/2018/08/relationships/commentsExtensible" Target="commentsExtensi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BE95E-BACC-4BFB-A3E5-0F655413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19</Pages>
  <Words>15982</Words>
  <Characters>91101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Stephen Parker Dissertation</vt:lpstr>
    </vt:vector>
  </TitlesOfParts>
  <Company>University of Florida</Company>
  <LinksUpToDate>false</LinksUpToDate>
  <CharactersWithSpaces>106870</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Stephen Parker Dissertation</dc:title>
  <dc:creator>Stephen Parker</dc:creator>
  <cp:lastModifiedBy>Lewis Coggins</cp:lastModifiedBy>
  <cp:revision>3</cp:revision>
  <cp:lastPrinted>2023-06-16T18:45:00Z</cp:lastPrinted>
  <dcterms:created xsi:type="dcterms:W3CDTF">2023-09-13T20:35:00Z</dcterms:created>
  <dcterms:modified xsi:type="dcterms:W3CDTF">2023-09-13T21:09:00Z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d465775424c35d497574cae2a9be90afd43d58f6f7cf250a2e52d18e63f3ca59</vt:lpwstr>
  </property>
  <property fmtid="{D5CDD505-2E9C-101B-9397-08002B2CF9AE}" pid="3" name="ZOTERO_PREF_1">
    <vt:lpwstr>&lt;data data-version="3" zotero-version="6.0.26"&gt;&lt;session id="5Z8t6YMt"/&gt;&lt;style id="http://www.zotero.org/styles/american-fisheries-society" hasBibliography="1" bibliographyStyleHasBeenSet="0"/&gt;&lt;prefs&gt;&lt;pref name="fieldType" value="Field"/&gt;&lt;/prefs&gt;&lt;/data&gt;</vt:lpwstr>
  </property>
</Properties>
</file>